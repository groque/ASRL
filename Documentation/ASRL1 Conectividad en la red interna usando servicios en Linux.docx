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2D32B7" w14:textId="42FF76AF" w:rsidR="00EC4A63" w:rsidRPr="00DD0B6B" w:rsidRDefault="00EC4A63">
      <w:r w:rsidRPr="00C162C9">
        <w:rPr>
          <w:lang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2D3F262" wp14:editId="1471D27D">
                <wp:simplePos x="0" y="0"/>
                <wp:positionH relativeFrom="margin">
                  <wp:posOffset>28575</wp:posOffset>
                </wp:positionH>
                <wp:positionV relativeFrom="margin">
                  <wp:posOffset>3006459</wp:posOffset>
                </wp:positionV>
                <wp:extent cx="5876925" cy="1069340"/>
                <wp:effectExtent l="0" t="0" r="9525" b="13970"/>
                <wp:wrapSquare wrapText="bothSides"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1069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F27BAA" w14:textId="28026762" w:rsidR="00EC4A63" w:rsidRPr="00355FB5" w:rsidRDefault="003B580D" w:rsidP="00EC4A63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262626" w:themeColor="text1" w:themeTint="D9"/>
                                <w:sz w:val="40"/>
                                <w:szCs w:val="40"/>
                                <w:lang w:val="es-EC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262626" w:themeColor="text1" w:themeTint="D9"/>
                                  <w:sz w:val="40"/>
                                  <w:szCs w:val="40"/>
                                  <w:lang w:val="es-EC"/>
                                </w:rPr>
                                <w:alias w:val="Title"/>
                                <w:tag w:val=""/>
                                <w:id w:val="-70501835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DF034A" w:rsidRPr="00355FB5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262626" w:themeColor="text1" w:themeTint="D9"/>
                                    <w:sz w:val="40"/>
                                    <w:szCs w:val="40"/>
                                    <w:lang w:val="es-EC"/>
                                  </w:rPr>
                                  <w:t>Conectividad en la red interna usando servicios en Linux</w:t>
                                </w:r>
                              </w:sdtContent>
                            </w:sdt>
                          </w:p>
                          <w:p w14:paraId="477F0931" w14:textId="3F8110BC" w:rsidR="00EC4A63" w:rsidRPr="00DD411B" w:rsidRDefault="003B580D" w:rsidP="00EC4A63">
                            <w:pPr>
                              <w:spacing w:before="120"/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alias w:val="Subtitle"/>
                                <w:tag w:val=""/>
                                <w:id w:val="-1148361611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1724DF" w:rsidRPr="00355FB5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>Administración de Servicios de Red Bajo Linux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D3F262" id="_x0000_t202" coordsize="21600,21600" o:spt="202" path="m,l,21600r21600,l21600,xe">
                <v:stroke joinstyle="miter"/>
                <v:path gradientshapeok="t" o:connecttype="rect"/>
              </v:shapetype>
              <v:shape id="Text Box 62" o:spid="_x0000_s1026" type="#_x0000_t202" style="position:absolute;margin-left:2.25pt;margin-top:236.75pt;width:462.75pt;height:84.2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" filled="f" stroked="f" strokeweight=".5pt">
                <v:textbox style="mso-fit-shape-to-text:t" inset="0,0,0,0">
                  <w:txbxContent>
                    <w:p w14:paraId="4EF27BAA" w14:textId="28026762" w:rsidR="00EC4A63" w:rsidRPr="00355FB5" w:rsidRDefault="003B580D" w:rsidP="00EC4A63">
                      <w:pPr>
                        <w:pStyle w:val="NoSpacing"/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262626" w:themeColor="text1" w:themeTint="D9"/>
                          <w:sz w:val="40"/>
                          <w:szCs w:val="40"/>
                          <w:lang w:val="es-EC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262626" w:themeColor="text1" w:themeTint="D9"/>
                            <w:sz w:val="40"/>
                            <w:szCs w:val="40"/>
                            <w:lang w:val="es-EC"/>
                          </w:rPr>
                          <w:alias w:val="Title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DF034A" w:rsidRPr="00355FB5"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262626" w:themeColor="text1" w:themeTint="D9"/>
                              <w:sz w:val="40"/>
                              <w:szCs w:val="40"/>
                              <w:lang w:val="es-EC"/>
                            </w:rPr>
                            <w:t>Conectividad en la red interna usando servicios en Linux</w:t>
                          </w:r>
                        </w:sdtContent>
                      </w:sdt>
                    </w:p>
                    <w:p w14:paraId="477F0931" w14:textId="3F8110BC" w:rsidR="00EC4A63" w:rsidRPr="00DD411B" w:rsidRDefault="003B580D" w:rsidP="00EC4A63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404040" w:themeColor="text1" w:themeTint="BF"/>
                            <w:sz w:val="32"/>
                            <w:szCs w:val="32"/>
                          </w:rPr>
                          <w:alias w:val="Subtitle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1724DF" w:rsidRPr="00355FB5"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>Administración de Servicios de Red Bajo Linux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C162C9">
        <w:rPr>
          <w:lang w:eastAsia="es-EC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FD8CAFA" wp14:editId="48E229A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3657600" cy="365760"/>
                <wp:effectExtent l="0" t="0" r="7620" b="635"/>
                <wp:wrapSquare wrapText="bothSides"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EC6628" w14:textId="61B9E4FE" w:rsidR="00EC4A63" w:rsidRPr="00DD476C" w:rsidRDefault="00EC4A63" w:rsidP="00EC4A63">
                            <w:pPr>
                              <w:pStyle w:val="NoSpacing"/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s-EC"/>
                              </w:rPr>
                            </w:pPr>
                            <w:r w:rsidRPr="00DD476C">
                              <w:rPr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val="es-EC"/>
                              </w:rPr>
                              <w:t xml:space="preserve">Profesora: </w:t>
                            </w:r>
                            <w:r w:rsidRPr="00DD476C"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s-EC"/>
                              </w:rPr>
                              <w:t>Msig. Adriana</w:t>
                            </w:r>
                            <w:r w:rsidR="007B3F8F"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s-EC"/>
                              </w:rPr>
                              <w:t xml:space="preserve"> E.</w:t>
                            </w:r>
                            <w:r w:rsidRPr="00DD476C"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s-EC"/>
                              </w:rPr>
                              <w:t xml:space="preserve"> Collaguazo Jaramillo</w:t>
                            </w:r>
                          </w:p>
                          <w:p w14:paraId="7D17FE1E" w14:textId="2602A2E1" w:rsidR="00EC4A63" w:rsidRPr="00DD476C" w:rsidRDefault="00EC4A63" w:rsidP="00EC4A63">
                            <w:pPr>
                              <w:pStyle w:val="NoSpacing"/>
                              <w:rPr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val="es-EC"/>
                              </w:rPr>
                            </w:pPr>
                            <w:r w:rsidRPr="00DD476C">
                              <w:rPr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val="es-EC"/>
                              </w:rPr>
                              <w:t>Grupo #</w:t>
                            </w:r>
                            <w:r w:rsidR="00C20803">
                              <w:rPr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val="es-EC"/>
                              </w:rPr>
                              <w:t>1</w:t>
                            </w:r>
                          </w:p>
                          <w:p w14:paraId="7BBEAFE0" w14:textId="4FAC41CA" w:rsidR="00EC4A63" w:rsidRDefault="00EC4A63" w:rsidP="00AE23DA">
                            <w:pPr>
                              <w:pStyle w:val="NoSpacing"/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s-EC"/>
                              </w:rPr>
                            </w:pPr>
                            <w:r w:rsidRPr="00DD476C">
                              <w:rPr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val="es-EC"/>
                              </w:rPr>
                              <w:t>Elaborado por:</w:t>
                            </w:r>
                          </w:p>
                          <w:p w14:paraId="5D6E239A" w14:textId="1E64C5E4" w:rsidR="00EC4A63" w:rsidRDefault="00C940F1" w:rsidP="00EC4A63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s-EC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s-EC"/>
                              </w:rPr>
                              <w:t xml:space="preserve">Anel I. </w:t>
                            </w:r>
                            <w:proofErr w:type="spellStart"/>
                            <w:r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s-EC"/>
                              </w:rPr>
                              <w:t>Martinez</w:t>
                            </w:r>
                            <w:proofErr w:type="spellEnd"/>
                            <w:r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s-EC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s-EC"/>
                              </w:rPr>
                              <w:t>Chavez</w:t>
                            </w:r>
                            <w:proofErr w:type="spellEnd"/>
                          </w:p>
                          <w:p w14:paraId="1C017776" w14:textId="0D6C35D6" w:rsidR="007B3F8F" w:rsidRPr="00ED3B50" w:rsidRDefault="007B3F8F" w:rsidP="00EC4A63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s-EC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s-EC"/>
                              </w:rPr>
                              <w:t xml:space="preserve">Cesar A. Navas </w:t>
                            </w:r>
                            <w:proofErr w:type="spellStart"/>
                            <w:r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s-EC"/>
                              </w:rPr>
                              <w:t>Cuzme</w:t>
                            </w:r>
                            <w:proofErr w:type="spellEnd"/>
                          </w:p>
                          <w:p w14:paraId="6558B544" w14:textId="2287F78E" w:rsidR="00EC4A63" w:rsidRDefault="00EC4A63" w:rsidP="00EC4A63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s-EC"/>
                              </w:rPr>
                            </w:pPr>
                            <w:r w:rsidRPr="00ED3B50"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s-EC"/>
                              </w:rPr>
                              <w:t>Gabriel Roque Carriel</w:t>
                            </w:r>
                          </w:p>
                          <w:p w14:paraId="5530D2B0" w14:textId="0A0E447B" w:rsidR="007B3F8F" w:rsidRPr="00ED3B50" w:rsidRDefault="006A1264" w:rsidP="00EC4A63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s-EC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s-EC"/>
                              </w:rPr>
                              <w:t>Marlon A. Segarra Zambrano</w:t>
                            </w:r>
                          </w:p>
                          <w:p w14:paraId="172EE83E" w14:textId="4F94FFEB" w:rsidR="00EC4A63" w:rsidRPr="00DD476C" w:rsidRDefault="00EC4A63" w:rsidP="00EC4A63">
                            <w:pPr>
                              <w:pStyle w:val="NoSpacing"/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s-EC"/>
                              </w:rPr>
                            </w:pPr>
                            <w:r w:rsidRPr="00DD476C">
                              <w:rPr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val="es-EC"/>
                              </w:rPr>
                              <w:t>Fecha de inicio:</w:t>
                            </w:r>
                            <w:r w:rsidRPr="00DD476C"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s-EC"/>
                              </w:rPr>
                              <w:t xml:space="preserve"> </w:t>
                            </w:r>
                            <w:r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s-EC"/>
                              </w:rPr>
                              <w:t>1</w:t>
                            </w:r>
                            <w:r w:rsidR="006A1264"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s-EC"/>
                              </w:rPr>
                              <w:t>8</w:t>
                            </w:r>
                            <w:r w:rsidRPr="00DD476C"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s-EC"/>
                              </w:rPr>
                              <w:t xml:space="preserve"> de </w:t>
                            </w:r>
                            <w:r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s-EC"/>
                              </w:rPr>
                              <w:t>julio</w:t>
                            </w:r>
                            <w:r w:rsidRPr="00DD476C"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s-EC"/>
                              </w:rPr>
                              <w:t xml:space="preserve"> de 2019</w:t>
                            </w:r>
                          </w:p>
                          <w:p w14:paraId="7D9053A2" w14:textId="222AC24C" w:rsidR="00EC4A63" w:rsidRPr="00DD476C" w:rsidRDefault="00EC4A63" w:rsidP="00EC4A63">
                            <w:pPr>
                              <w:pStyle w:val="NoSpacing"/>
                              <w:rPr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val="es-EC"/>
                              </w:rPr>
                            </w:pPr>
                            <w:r w:rsidRPr="00DD476C">
                              <w:rPr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val="es-EC"/>
                              </w:rPr>
                              <w:t xml:space="preserve">Fecha de fin: </w:t>
                            </w:r>
                            <w:r w:rsidR="00E77C0E"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s-EC"/>
                              </w:rPr>
                              <w:t>6 de agosto de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8CAFA" id="Text Box 61" o:spid="_x0000_s1027" type="#_x0000_t202" style="position:absolute;margin-left:0;margin-top:0;width:4in;height:28.8pt;z-index:251658242;visibility:visible;mso-wrap-style:square;mso-width-percent:45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iX2cg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" filled="f" stroked="f" strokeweight=".5pt">
                <v:textbox style="mso-fit-shape-to-text:t" inset="0,0,0,0">
                  <w:txbxContent>
                    <w:p w14:paraId="79EC6628" w14:textId="61B9E4FE" w:rsidR="00EC4A63" w:rsidRPr="00DD476C" w:rsidRDefault="00EC4A63" w:rsidP="00EC4A63">
                      <w:pPr>
                        <w:pStyle w:val="NoSpacing"/>
                        <w:rPr>
                          <w:color w:val="404040" w:themeColor="text1" w:themeTint="BF"/>
                          <w:sz w:val="28"/>
                          <w:szCs w:val="28"/>
                          <w:lang w:val="es-EC"/>
                        </w:rPr>
                      </w:pPr>
                      <w:r w:rsidRPr="00DD476C">
                        <w:rPr>
                          <w:b/>
                          <w:bCs/>
                          <w:color w:val="404040" w:themeColor="text1" w:themeTint="BF"/>
                          <w:sz w:val="28"/>
                          <w:szCs w:val="28"/>
                          <w:lang w:val="es-EC"/>
                        </w:rPr>
                        <w:t xml:space="preserve">Profesora: </w:t>
                      </w:r>
                      <w:r w:rsidRPr="00DD476C">
                        <w:rPr>
                          <w:color w:val="404040" w:themeColor="text1" w:themeTint="BF"/>
                          <w:sz w:val="28"/>
                          <w:szCs w:val="28"/>
                          <w:lang w:val="es-EC"/>
                        </w:rPr>
                        <w:t>Msig. Adriana</w:t>
                      </w:r>
                      <w:r w:rsidR="007B3F8F">
                        <w:rPr>
                          <w:color w:val="404040" w:themeColor="text1" w:themeTint="BF"/>
                          <w:sz w:val="28"/>
                          <w:szCs w:val="28"/>
                          <w:lang w:val="es-EC"/>
                        </w:rPr>
                        <w:t xml:space="preserve"> E.</w:t>
                      </w:r>
                      <w:r w:rsidRPr="00DD476C">
                        <w:rPr>
                          <w:color w:val="404040" w:themeColor="text1" w:themeTint="BF"/>
                          <w:sz w:val="28"/>
                          <w:szCs w:val="28"/>
                          <w:lang w:val="es-EC"/>
                        </w:rPr>
                        <w:t xml:space="preserve"> Collaguazo Jaramillo</w:t>
                      </w:r>
                    </w:p>
                    <w:p w14:paraId="7D17FE1E" w14:textId="2602A2E1" w:rsidR="00EC4A63" w:rsidRPr="00DD476C" w:rsidRDefault="00EC4A63" w:rsidP="00EC4A63">
                      <w:pPr>
                        <w:pStyle w:val="NoSpacing"/>
                        <w:rPr>
                          <w:b/>
                          <w:bCs/>
                          <w:color w:val="404040" w:themeColor="text1" w:themeTint="BF"/>
                          <w:sz w:val="28"/>
                          <w:szCs w:val="28"/>
                          <w:lang w:val="es-EC"/>
                        </w:rPr>
                      </w:pPr>
                      <w:r w:rsidRPr="00DD476C">
                        <w:rPr>
                          <w:b/>
                          <w:bCs/>
                          <w:color w:val="404040" w:themeColor="text1" w:themeTint="BF"/>
                          <w:sz w:val="28"/>
                          <w:szCs w:val="28"/>
                          <w:lang w:val="es-EC"/>
                        </w:rPr>
                        <w:t>Grupo #</w:t>
                      </w:r>
                      <w:r w:rsidR="00C20803">
                        <w:rPr>
                          <w:b/>
                          <w:bCs/>
                          <w:color w:val="404040" w:themeColor="text1" w:themeTint="BF"/>
                          <w:sz w:val="28"/>
                          <w:szCs w:val="28"/>
                          <w:lang w:val="es-EC"/>
                        </w:rPr>
                        <w:t>1</w:t>
                      </w:r>
                    </w:p>
                    <w:p w14:paraId="7BBEAFE0" w14:textId="4FAC41CA" w:rsidR="00EC4A63" w:rsidRDefault="00EC4A63" w:rsidP="00AE23DA">
                      <w:pPr>
                        <w:pStyle w:val="NoSpacing"/>
                        <w:rPr>
                          <w:color w:val="404040" w:themeColor="text1" w:themeTint="BF"/>
                          <w:sz w:val="28"/>
                          <w:szCs w:val="28"/>
                          <w:lang w:val="es-EC"/>
                        </w:rPr>
                      </w:pPr>
                      <w:r w:rsidRPr="00DD476C">
                        <w:rPr>
                          <w:b/>
                          <w:bCs/>
                          <w:color w:val="404040" w:themeColor="text1" w:themeTint="BF"/>
                          <w:sz w:val="28"/>
                          <w:szCs w:val="28"/>
                          <w:lang w:val="es-EC"/>
                        </w:rPr>
                        <w:t>Elaborado por:</w:t>
                      </w:r>
                    </w:p>
                    <w:p w14:paraId="5D6E239A" w14:textId="1E64C5E4" w:rsidR="00EC4A63" w:rsidRDefault="00C940F1" w:rsidP="00EC4A63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color w:val="404040" w:themeColor="text1" w:themeTint="BF"/>
                          <w:sz w:val="28"/>
                          <w:szCs w:val="28"/>
                          <w:lang w:val="es-EC"/>
                        </w:rPr>
                      </w:pPr>
                      <w:r>
                        <w:rPr>
                          <w:color w:val="404040" w:themeColor="text1" w:themeTint="BF"/>
                          <w:sz w:val="28"/>
                          <w:szCs w:val="28"/>
                          <w:lang w:val="es-EC"/>
                        </w:rPr>
                        <w:t xml:space="preserve">Anel I. </w:t>
                      </w:r>
                      <w:proofErr w:type="spellStart"/>
                      <w:r>
                        <w:rPr>
                          <w:color w:val="404040" w:themeColor="text1" w:themeTint="BF"/>
                          <w:sz w:val="28"/>
                          <w:szCs w:val="28"/>
                          <w:lang w:val="es-EC"/>
                        </w:rPr>
                        <w:t>Martinez</w:t>
                      </w:r>
                      <w:proofErr w:type="spellEnd"/>
                      <w:r>
                        <w:rPr>
                          <w:color w:val="404040" w:themeColor="text1" w:themeTint="BF"/>
                          <w:sz w:val="28"/>
                          <w:szCs w:val="28"/>
                          <w:lang w:val="es-EC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404040" w:themeColor="text1" w:themeTint="BF"/>
                          <w:sz w:val="28"/>
                          <w:szCs w:val="28"/>
                          <w:lang w:val="es-EC"/>
                        </w:rPr>
                        <w:t>Chavez</w:t>
                      </w:r>
                      <w:proofErr w:type="spellEnd"/>
                    </w:p>
                    <w:p w14:paraId="1C017776" w14:textId="0D6C35D6" w:rsidR="007B3F8F" w:rsidRPr="00ED3B50" w:rsidRDefault="007B3F8F" w:rsidP="00EC4A63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color w:val="404040" w:themeColor="text1" w:themeTint="BF"/>
                          <w:sz w:val="28"/>
                          <w:szCs w:val="28"/>
                          <w:lang w:val="es-EC"/>
                        </w:rPr>
                      </w:pPr>
                      <w:r>
                        <w:rPr>
                          <w:color w:val="404040" w:themeColor="text1" w:themeTint="BF"/>
                          <w:sz w:val="28"/>
                          <w:szCs w:val="28"/>
                          <w:lang w:val="es-EC"/>
                        </w:rPr>
                        <w:t xml:space="preserve">Cesar A. Navas </w:t>
                      </w:r>
                      <w:proofErr w:type="spellStart"/>
                      <w:r>
                        <w:rPr>
                          <w:color w:val="404040" w:themeColor="text1" w:themeTint="BF"/>
                          <w:sz w:val="28"/>
                          <w:szCs w:val="28"/>
                          <w:lang w:val="es-EC"/>
                        </w:rPr>
                        <w:t>Cuzme</w:t>
                      </w:r>
                      <w:proofErr w:type="spellEnd"/>
                    </w:p>
                    <w:p w14:paraId="6558B544" w14:textId="2287F78E" w:rsidR="00EC4A63" w:rsidRDefault="00EC4A63" w:rsidP="00EC4A63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color w:val="404040" w:themeColor="text1" w:themeTint="BF"/>
                          <w:sz w:val="28"/>
                          <w:szCs w:val="28"/>
                          <w:lang w:val="es-EC"/>
                        </w:rPr>
                      </w:pPr>
                      <w:r w:rsidRPr="00ED3B50">
                        <w:rPr>
                          <w:color w:val="404040" w:themeColor="text1" w:themeTint="BF"/>
                          <w:sz w:val="28"/>
                          <w:szCs w:val="28"/>
                          <w:lang w:val="es-EC"/>
                        </w:rPr>
                        <w:t>Gabriel Roque Carriel</w:t>
                      </w:r>
                    </w:p>
                    <w:p w14:paraId="5530D2B0" w14:textId="0A0E447B" w:rsidR="007B3F8F" w:rsidRPr="00ED3B50" w:rsidRDefault="006A1264" w:rsidP="00EC4A63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color w:val="404040" w:themeColor="text1" w:themeTint="BF"/>
                          <w:sz w:val="28"/>
                          <w:szCs w:val="28"/>
                          <w:lang w:val="es-EC"/>
                        </w:rPr>
                      </w:pPr>
                      <w:r>
                        <w:rPr>
                          <w:color w:val="404040" w:themeColor="text1" w:themeTint="BF"/>
                          <w:sz w:val="28"/>
                          <w:szCs w:val="28"/>
                          <w:lang w:val="es-EC"/>
                        </w:rPr>
                        <w:t>Marlon A. Segarra Zambrano</w:t>
                      </w:r>
                    </w:p>
                    <w:p w14:paraId="172EE83E" w14:textId="4F94FFEB" w:rsidR="00EC4A63" w:rsidRPr="00DD476C" w:rsidRDefault="00EC4A63" w:rsidP="00EC4A63">
                      <w:pPr>
                        <w:pStyle w:val="NoSpacing"/>
                        <w:rPr>
                          <w:color w:val="404040" w:themeColor="text1" w:themeTint="BF"/>
                          <w:sz w:val="28"/>
                          <w:szCs w:val="28"/>
                          <w:lang w:val="es-EC"/>
                        </w:rPr>
                      </w:pPr>
                      <w:r w:rsidRPr="00DD476C">
                        <w:rPr>
                          <w:b/>
                          <w:bCs/>
                          <w:color w:val="404040" w:themeColor="text1" w:themeTint="BF"/>
                          <w:sz w:val="28"/>
                          <w:szCs w:val="28"/>
                          <w:lang w:val="es-EC"/>
                        </w:rPr>
                        <w:t>Fecha de inicio:</w:t>
                      </w:r>
                      <w:r w:rsidRPr="00DD476C">
                        <w:rPr>
                          <w:color w:val="404040" w:themeColor="text1" w:themeTint="BF"/>
                          <w:sz w:val="28"/>
                          <w:szCs w:val="28"/>
                          <w:lang w:val="es-EC"/>
                        </w:rPr>
                        <w:t xml:space="preserve"> </w:t>
                      </w:r>
                      <w:r>
                        <w:rPr>
                          <w:color w:val="404040" w:themeColor="text1" w:themeTint="BF"/>
                          <w:sz w:val="28"/>
                          <w:szCs w:val="28"/>
                          <w:lang w:val="es-EC"/>
                        </w:rPr>
                        <w:t>1</w:t>
                      </w:r>
                      <w:r w:rsidR="006A1264">
                        <w:rPr>
                          <w:color w:val="404040" w:themeColor="text1" w:themeTint="BF"/>
                          <w:sz w:val="28"/>
                          <w:szCs w:val="28"/>
                          <w:lang w:val="es-EC"/>
                        </w:rPr>
                        <w:t>8</w:t>
                      </w:r>
                      <w:r w:rsidRPr="00DD476C">
                        <w:rPr>
                          <w:color w:val="404040" w:themeColor="text1" w:themeTint="BF"/>
                          <w:sz w:val="28"/>
                          <w:szCs w:val="28"/>
                          <w:lang w:val="es-EC"/>
                        </w:rPr>
                        <w:t xml:space="preserve"> de </w:t>
                      </w:r>
                      <w:r>
                        <w:rPr>
                          <w:color w:val="404040" w:themeColor="text1" w:themeTint="BF"/>
                          <w:sz w:val="28"/>
                          <w:szCs w:val="28"/>
                          <w:lang w:val="es-EC"/>
                        </w:rPr>
                        <w:t>julio</w:t>
                      </w:r>
                      <w:r w:rsidRPr="00DD476C">
                        <w:rPr>
                          <w:color w:val="404040" w:themeColor="text1" w:themeTint="BF"/>
                          <w:sz w:val="28"/>
                          <w:szCs w:val="28"/>
                          <w:lang w:val="es-EC"/>
                        </w:rPr>
                        <w:t xml:space="preserve"> de 2019</w:t>
                      </w:r>
                    </w:p>
                    <w:p w14:paraId="7D9053A2" w14:textId="222AC24C" w:rsidR="00EC4A63" w:rsidRPr="00DD476C" w:rsidRDefault="00EC4A63" w:rsidP="00EC4A63">
                      <w:pPr>
                        <w:pStyle w:val="NoSpacing"/>
                        <w:rPr>
                          <w:b/>
                          <w:bCs/>
                          <w:color w:val="404040" w:themeColor="text1" w:themeTint="BF"/>
                          <w:sz w:val="28"/>
                          <w:szCs w:val="28"/>
                          <w:lang w:val="es-EC"/>
                        </w:rPr>
                      </w:pPr>
                      <w:r w:rsidRPr="00DD476C">
                        <w:rPr>
                          <w:b/>
                          <w:bCs/>
                          <w:color w:val="404040" w:themeColor="text1" w:themeTint="BF"/>
                          <w:sz w:val="28"/>
                          <w:szCs w:val="28"/>
                          <w:lang w:val="es-EC"/>
                        </w:rPr>
                        <w:t xml:space="preserve">Fecha de fin: </w:t>
                      </w:r>
                      <w:r w:rsidR="00E77C0E">
                        <w:rPr>
                          <w:color w:val="404040" w:themeColor="text1" w:themeTint="BF"/>
                          <w:sz w:val="28"/>
                          <w:szCs w:val="28"/>
                          <w:lang w:val="es-EC"/>
                        </w:rPr>
                        <w:t>6 de agosto de 2019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DD0B6B">
        <w:rPr>
          <w:noProof/>
          <w:lang w:eastAsia="es-EC"/>
        </w:rPr>
        <w:drawing>
          <wp:anchor distT="0" distB="0" distL="114300" distR="114300" simplePos="0" relativeHeight="251658241" behindDoc="0" locked="0" layoutInCell="1" allowOverlap="1" wp14:anchorId="22688FFF" wp14:editId="19CF37D0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095750" cy="933450"/>
            <wp:effectExtent l="0" t="0" r="0" b="0"/>
            <wp:wrapSquare wrapText="bothSides"/>
            <wp:docPr id="7" name="Picture 7" descr="https://www.fiec.espol.edu.ec/sites/fiec.espol.edu.ec/files/logofiecnuevo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fiec.espol.edu.ec/sites/fiec.espol.edu.ec/files/logofiecnuevo-0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D0B6B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695681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949AE2" w14:textId="23DE78E8" w:rsidR="007C1D2C" w:rsidRPr="00DD0B6B" w:rsidRDefault="007C1D2C">
          <w:pPr>
            <w:pStyle w:val="TOCHeading"/>
          </w:pPr>
          <w:r w:rsidRPr="00DD0B6B">
            <w:t>Tabla de contenido</w:t>
          </w:r>
        </w:p>
        <w:p w14:paraId="0C07251A" w14:textId="419135FC" w:rsidR="00CF56F0" w:rsidRDefault="007C1D2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s-ES" w:eastAsia="es-ES"/>
            </w:rPr>
          </w:pPr>
          <w:r w:rsidRPr="00DD0B6B">
            <w:fldChar w:fldCharType="begin"/>
          </w:r>
          <w:r w:rsidRPr="00DD0B6B">
            <w:instrText xml:space="preserve"> TOC \o "1-3" \h \z \u </w:instrText>
          </w:r>
          <w:r w:rsidRPr="00DD0B6B">
            <w:fldChar w:fldCharType="separate"/>
          </w:r>
          <w:hyperlink w:anchor="_Toc16020910" w:history="1">
            <w:r w:rsidR="00CF56F0" w:rsidRPr="00320CE1">
              <w:rPr>
                <w:rStyle w:val="Hyperlink"/>
                <w:noProof/>
              </w:rPr>
              <w:t>Descripción</w:t>
            </w:r>
            <w:r w:rsidR="00CF56F0">
              <w:rPr>
                <w:noProof/>
                <w:webHidden/>
              </w:rPr>
              <w:tab/>
            </w:r>
            <w:r w:rsidR="00CF56F0">
              <w:rPr>
                <w:noProof/>
                <w:webHidden/>
              </w:rPr>
              <w:fldChar w:fldCharType="begin"/>
            </w:r>
            <w:r w:rsidR="00CF56F0">
              <w:rPr>
                <w:noProof/>
                <w:webHidden/>
              </w:rPr>
              <w:instrText xml:space="preserve"> PAGEREF _Toc16020910 \h </w:instrText>
            </w:r>
            <w:r w:rsidR="00CF56F0">
              <w:rPr>
                <w:noProof/>
                <w:webHidden/>
              </w:rPr>
            </w:r>
            <w:r w:rsidR="00CF56F0">
              <w:rPr>
                <w:noProof/>
                <w:webHidden/>
              </w:rPr>
              <w:fldChar w:fldCharType="separate"/>
            </w:r>
            <w:r w:rsidR="00CF56F0">
              <w:rPr>
                <w:noProof/>
                <w:webHidden/>
              </w:rPr>
              <w:t>3</w:t>
            </w:r>
            <w:r w:rsidR="00CF56F0">
              <w:rPr>
                <w:noProof/>
                <w:webHidden/>
              </w:rPr>
              <w:fldChar w:fldCharType="end"/>
            </w:r>
          </w:hyperlink>
        </w:p>
        <w:p w14:paraId="09271D2E" w14:textId="00406665" w:rsidR="00CF56F0" w:rsidRDefault="00CF56F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s-ES" w:eastAsia="es-ES"/>
            </w:rPr>
          </w:pPr>
          <w:hyperlink w:anchor="_Toc16020911" w:history="1">
            <w:r w:rsidRPr="00320CE1">
              <w:rPr>
                <w:rStyle w:val="Hyperlink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7332C" w14:textId="231C9FE0" w:rsidR="00CF56F0" w:rsidRDefault="00CF56F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20912" w:history="1">
            <w:r w:rsidRPr="00320CE1">
              <w:rPr>
                <w:rStyle w:val="Hyperlink"/>
                <w:noProof/>
              </w:rPr>
              <w:t>Entorno virtualizado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2E113" w14:textId="28D9A77F" w:rsidR="00CF56F0" w:rsidRDefault="00CF56F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20913" w:history="1">
            <w:r w:rsidRPr="00320CE1">
              <w:rPr>
                <w:rStyle w:val="Hyperlink"/>
                <w:noProof/>
              </w:rPr>
              <w:t>Entorno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15153" w14:textId="5F77B358" w:rsidR="00CF56F0" w:rsidRDefault="00CF56F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s-ES" w:eastAsia="es-ES"/>
            </w:rPr>
          </w:pPr>
          <w:hyperlink w:anchor="_Toc16020914" w:history="1">
            <w:r w:rsidRPr="00320CE1">
              <w:rPr>
                <w:rStyle w:val="Hyperlink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99234" w14:textId="234ACA97" w:rsidR="00CF56F0" w:rsidRDefault="00CF56F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s-ES" w:eastAsia="es-ES"/>
            </w:rPr>
          </w:pPr>
          <w:hyperlink w:anchor="_Toc16020915" w:history="1">
            <w:r w:rsidRPr="00320CE1">
              <w:rPr>
                <w:rStyle w:val="Hyperlink"/>
                <w:noProof/>
              </w:rPr>
              <w:t>Funcionamiento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A9F71" w14:textId="613B0C52" w:rsidR="00CF56F0" w:rsidRDefault="00CF56F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s-ES" w:eastAsia="es-ES"/>
            </w:rPr>
          </w:pPr>
          <w:hyperlink w:anchor="_Toc16020916" w:history="1">
            <w:r w:rsidRPr="00320CE1">
              <w:rPr>
                <w:rStyle w:val="Hyperlink"/>
                <w:noProof/>
              </w:rPr>
              <w:t>Propuesta de 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3A7FE" w14:textId="0A291109" w:rsidR="00CF56F0" w:rsidRDefault="00CF56F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s-ES" w:eastAsia="es-ES"/>
            </w:rPr>
          </w:pPr>
          <w:hyperlink w:anchor="_Toc16020917" w:history="1">
            <w:r w:rsidRPr="00320CE1">
              <w:rPr>
                <w:rStyle w:val="Hyperlink"/>
                <w:noProof/>
              </w:rPr>
              <w:t>Planificación de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06B01" w14:textId="46BD64CE" w:rsidR="00CF56F0" w:rsidRDefault="00CF56F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s-ES" w:eastAsia="es-ES"/>
            </w:rPr>
          </w:pPr>
          <w:hyperlink w:anchor="_Toc16020918" w:history="1">
            <w:r w:rsidRPr="00320CE1">
              <w:rPr>
                <w:rStyle w:val="Hyperlink"/>
                <w:noProof/>
              </w:rPr>
              <w:t>Diagrama de casos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5D3E4" w14:textId="3AFF0E1B" w:rsidR="00CF56F0" w:rsidRDefault="00CF56F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20919" w:history="1">
            <w:r w:rsidRPr="00320CE1">
              <w:rPr>
                <w:rStyle w:val="Hyperlink"/>
                <w:noProof/>
              </w:rPr>
              <w:t>Servidores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E9317" w14:textId="4371FEF6" w:rsidR="00CF56F0" w:rsidRDefault="00CF56F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20920" w:history="1">
            <w:r w:rsidRPr="00320CE1">
              <w:rPr>
                <w:rStyle w:val="Hyperlink"/>
                <w:noProof/>
              </w:rPr>
              <w:t>Servidor de correo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DBB37" w14:textId="0412FCCD" w:rsidR="00CF56F0" w:rsidRDefault="00CF56F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20921" w:history="1">
            <w:r w:rsidRPr="00320CE1">
              <w:rPr>
                <w:rStyle w:val="Hyperlink"/>
                <w:noProof/>
              </w:rPr>
              <w:t>Cliente-servidor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3E8FF" w14:textId="070BE34B" w:rsidR="00CF56F0" w:rsidRDefault="00CF56F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20922" w:history="1">
            <w:r w:rsidRPr="00320CE1">
              <w:rPr>
                <w:rStyle w:val="Hyperlink"/>
                <w:noProof/>
              </w:rPr>
              <w:t>Servidor de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E6B6F" w14:textId="0DC412F2" w:rsidR="00CF56F0" w:rsidRDefault="00CF56F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20923" w:history="1">
            <w:r w:rsidRPr="00320CE1">
              <w:rPr>
                <w:rStyle w:val="Hyperlink"/>
                <w:noProof/>
              </w:rPr>
              <w:t>Servidor de archivos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C5147" w14:textId="79B1C724" w:rsidR="00CF56F0" w:rsidRDefault="00CF56F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s-ES" w:eastAsia="es-ES"/>
            </w:rPr>
          </w:pPr>
          <w:hyperlink w:anchor="_Toc16020924" w:history="1">
            <w:r w:rsidRPr="00320CE1">
              <w:rPr>
                <w:rStyle w:val="Hyperlink"/>
                <w:noProof/>
              </w:rPr>
              <w:t>Modelo Entidad-Relación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6BD01" w14:textId="37F524C3" w:rsidR="00CF56F0" w:rsidRDefault="00CF56F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20925" w:history="1">
            <w:r w:rsidRPr="00320CE1">
              <w:rPr>
                <w:rStyle w:val="Hyperlink"/>
                <w:noProof/>
              </w:rPr>
              <w:t>Prototipo 1: obsoleto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D8948" w14:textId="3298B330" w:rsidR="00CF56F0" w:rsidRDefault="00CF56F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20926" w:history="1">
            <w:r w:rsidRPr="00320CE1">
              <w:rPr>
                <w:rStyle w:val="Hyperlink"/>
                <w:noProof/>
              </w:rPr>
              <w:t>Prototipo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878A8" w14:textId="2D3EF017" w:rsidR="00CF56F0" w:rsidRDefault="00CF56F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s-ES" w:eastAsia="es-ES"/>
            </w:rPr>
          </w:pPr>
          <w:hyperlink w:anchor="_Toc16020927" w:history="1">
            <w:r w:rsidRPr="00320CE1">
              <w:rPr>
                <w:rStyle w:val="Hyperlink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9A0BE" w14:textId="3E7921CB" w:rsidR="00CF56F0" w:rsidRDefault="00CF56F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s-ES" w:eastAsia="es-ES"/>
            </w:rPr>
          </w:pPr>
          <w:hyperlink w:anchor="_Toc16020928" w:history="1">
            <w:r w:rsidRPr="00320CE1">
              <w:rPr>
                <w:rStyle w:val="Hyperlink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54D42" w14:textId="0C970DD9" w:rsidR="00C06310" w:rsidRDefault="00C06310">
          <w:pPr>
            <w:rPr>
              <w:del w:id="0" w:author="Gabriel Roque Carriel" w:date="2019-08-06T21:53:00Z"/>
              <w:rFonts w:eastAsiaTheme="minorEastAsia"/>
              <w:noProof/>
              <w:lang w:val="es-ES" w:eastAsia="es-ES"/>
            </w:rPr>
          </w:pPr>
          <w:del w:id="1" w:author="Gabriel Roque Carriel" w:date="2019-08-06T21:53:00Z">
            <w:r w:rsidRPr="00756D96" w:rsidDel="00532C85">
              <w:rPr>
                <w:rStyle w:val="Hyperlink"/>
                <w:noProof/>
              </w:rPr>
              <w:delText>Descripción</w:delText>
            </w:r>
            <w:r w:rsidDel="00532C85">
              <w:rPr>
                <w:noProof/>
                <w:webHidden/>
              </w:rPr>
              <w:tab/>
              <w:delText>3</w:delText>
            </w:r>
          </w:del>
        </w:p>
        <w:p w14:paraId="1611AE5A" w14:textId="19FB016C" w:rsidR="00C06310" w:rsidRDefault="00C06310">
          <w:pPr>
            <w:rPr>
              <w:del w:id="2" w:author="Gabriel Roque Carriel" w:date="2019-08-06T21:53:00Z"/>
              <w:rFonts w:eastAsiaTheme="minorEastAsia"/>
              <w:noProof/>
              <w:lang w:val="es-ES" w:eastAsia="es-ES"/>
            </w:rPr>
          </w:pPr>
          <w:del w:id="3" w:author="Gabriel Roque Carriel" w:date="2019-08-06T21:53:00Z">
            <w:r w:rsidRPr="00756D96" w:rsidDel="00532C85">
              <w:rPr>
                <w:rStyle w:val="Hyperlink"/>
                <w:noProof/>
              </w:rPr>
              <w:delText>Hardware</w:delText>
            </w:r>
            <w:r w:rsidDel="00532C85">
              <w:rPr>
                <w:noProof/>
                <w:webHidden/>
              </w:rPr>
              <w:tab/>
              <w:delText>3</w:delText>
            </w:r>
          </w:del>
        </w:p>
        <w:p w14:paraId="3F5A7036" w14:textId="4D724511" w:rsidR="00C06310" w:rsidRDefault="00C06310">
          <w:pPr>
            <w:rPr>
              <w:del w:id="4" w:author="Gabriel Roque Carriel" w:date="2019-08-06T21:53:00Z"/>
            </w:rPr>
          </w:pPr>
          <w:del w:id="5" w:author="Gabriel Roque Carriel" w:date="2019-08-06T21:53:00Z">
            <w:r w:rsidRPr="00756D96" w:rsidDel="00532C85">
              <w:rPr>
                <w:rStyle w:val="Hyperlink"/>
                <w:noProof/>
              </w:rPr>
              <w:delText>Entorno virtualizado</w:delText>
            </w:r>
            <w:r w:rsidDel="00532C85">
              <w:rPr>
                <w:noProof/>
                <w:webHidden/>
              </w:rPr>
              <w:tab/>
              <w:delText>3</w:delText>
            </w:r>
          </w:del>
        </w:p>
        <w:p w14:paraId="0B8FA654" w14:textId="33D0818B" w:rsidR="00C06310" w:rsidRDefault="00C06310">
          <w:pPr>
            <w:rPr>
              <w:del w:id="6" w:author="Gabriel Roque Carriel" w:date="2019-08-06T21:53:00Z"/>
            </w:rPr>
          </w:pPr>
          <w:del w:id="7" w:author="Gabriel Roque Carriel" w:date="2019-08-06T21:53:00Z">
            <w:r w:rsidRPr="00756D96" w:rsidDel="00532C85">
              <w:rPr>
                <w:rStyle w:val="Hyperlink"/>
                <w:noProof/>
              </w:rPr>
              <w:delText>Entorno real</w:delText>
            </w:r>
            <w:r w:rsidDel="00532C85">
              <w:rPr>
                <w:noProof/>
                <w:webHidden/>
              </w:rPr>
              <w:tab/>
              <w:delText>3</w:delText>
            </w:r>
          </w:del>
        </w:p>
        <w:p w14:paraId="20ECAEC6" w14:textId="610683EA" w:rsidR="00C06310" w:rsidRDefault="00C06310">
          <w:pPr>
            <w:rPr>
              <w:del w:id="8" w:author="Gabriel Roque Carriel" w:date="2019-08-06T21:53:00Z"/>
              <w:rFonts w:eastAsiaTheme="minorEastAsia"/>
              <w:noProof/>
              <w:lang w:val="es-ES" w:eastAsia="es-ES"/>
            </w:rPr>
          </w:pPr>
          <w:del w:id="9" w:author="Gabriel Roque Carriel" w:date="2019-08-06T21:53:00Z">
            <w:r w:rsidRPr="00756D96" w:rsidDel="00532C85">
              <w:rPr>
                <w:rStyle w:val="Hyperlink"/>
                <w:noProof/>
              </w:rPr>
              <w:delText>Software</w:delText>
            </w:r>
            <w:r w:rsidDel="00532C85">
              <w:rPr>
                <w:noProof/>
                <w:webHidden/>
              </w:rPr>
              <w:tab/>
              <w:delText>3</w:delText>
            </w:r>
          </w:del>
        </w:p>
        <w:p w14:paraId="32F995A2" w14:textId="51FFA0B7" w:rsidR="00C06310" w:rsidRDefault="00C06310">
          <w:pPr>
            <w:rPr>
              <w:del w:id="10" w:author="Gabriel Roque Carriel" w:date="2019-08-06T21:53:00Z"/>
              <w:rFonts w:eastAsiaTheme="minorEastAsia"/>
              <w:noProof/>
              <w:lang w:val="es-ES" w:eastAsia="es-ES"/>
            </w:rPr>
          </w:pPr>
          <w:del w:id="11" w:author="Gabriel Roque Carriel" w:date="2019-08-06T21:53:00Z">
            <w:r w:rsidRPr="00756D96" w:rsidDel="00532C85">
              <w:rPr>
                <w:rStyle w:val="Hyperlink"/>
                <w:noProof/>
              </w:rPr>
              <w:delText>Funcionamiento</w:delText>
            </w:r>
            <w:r w:rsidDel="00532C85">
              <w:rPr>
                <w:noProof/>
                <w:webHidden/>
              </w:rPr>
              <w:tab/>
              <w:delText>3</w:delText>
            </w:r>
          </w:del>
        </w:p>
        <w:p w14:paraId="2BEE2811" w14:textId="56C57E38" w:rsidR="00C06310" w:rsidRDefault="00C06310">
          <w:pPr>
            <w:rPr>
              <w:del w:id="12" w:author="Gabriel Roque Carriel" w:date="2019-08-06T21:53:00Z"/>
              <w:rFonts w:eastAsiaTheme="minorEastAsia"/>
              <w:noProof/>
              <w:lang w:val="es-ES" w:eastAsia="es-ES"/>
            </w:rPr>
          </w:pPr>
          <w:del w:id="13" w:author="Gabriel Roque Carriel" w:date="2019-08-06T21:53:00Z">
            <w:r w:rsidRPr="00756D96" w:rsidDel="00532C85">
              <w:rPr>
                <w:rStyle w:val="Hyperlink"/>
                <w:noProof/>
              </w:rPr>
              <w:delText>Propuesta de prototipo</w:delText>
            </w:r>
            <w:r w:rsidDel="00532C85">
              <w:rPr>
                <w:noProof/>
                <w:webHidden/>
              </w:rPr>
              <w:tab/>
              <w:delText>4</w:delText>
            </w:r>
          </w:del>
        </w:p>
        <w:p w14:paraId="6A83E133" w14:textId="71882034" w:rsidR="00C06310" w:rsidRDefault="00C06310">
          <w:pPr>
            <w:rPr>
              <w:del w:id="14" w:author="Gabriel Roque Carriel" w:date="2019-08-06T21:53:00Z"/>
              <w:rFonts w:eastAsiaTheme="minorEastAsia"/>
              <w:noProof/>
              <w:lang w:val="es-ES" w:eastAsia="es-ES"/>
            </w:rPr>
          </w:pPr>
          <w:del w:id="15" w:author="Gabriel Roque Carriel" w:date="2019-08-06T21:53:00Z">
            <w:r w:rsidRPr="00756D96" w:rsidDel="00532C85">
              <w:rPr>
                <w:rStyle w:val="Hyperlink"/>
                <w:noProof/>
              </w:rPr>
              <w:delText>Planificación de Actividades</w:delText>
            </w:r>
            <w:r w:rsidDel="00532C85">
              <w:rPr>
                <w:noProof/>
                <w:webHidden/>
              </w:rPr>
              <w:tab/>
              <w:delText>5</w:delText>
            </w:r>
          </w:del>
        </w:p>
        <w:p w14:paraId="6063573D" w14:textId="0E486062" w:rsidR="00C06310" w:rsidRDefault="00C06310">
          <w:pPr>
            <w:rPr>
              <w:del w:id="16" w:author="Gabriel Roque Carriel" w:date="2019-08-06T21:53:00Z"/>
              <w:rFonts w:eastAsiaTheme="minorEastAsia"/>
              <w:noProof/>
              <w:lang w:val="es-ES" w:eastAsia="es-ES"/>
            </w:rPr>
          </w:pPr>
          <w:del w:id="17" w:author="Gabriel Roque Carriel" w:date="2019-08-06T21:53:00Z">
            <w:r w:rsidRPr="00756D96" w:rsidDel="00532C85">
              <w:rPr>
                <w:rStyle w:val="Hyperlink"/>
                <w:noProof/>
              </w:rPr>
              <w:delText>Diagrama de casos UML</w:delText>
            </w:r>
            <w:r w:rsidDel="00532C85">
              <w:rPr>
                <w:noProof/>
                <w:webHidden/>
              </w:rPr>
              <w:tab/>
              <w:delText>6</w:delText>
            </w:r>
          </w:del>
        </w:p>
        <w:p w14:paraId="5E16A6B6" w14:textId="09A63BE3" w:rsidR="00C06310" w:rsidRDefault="00C06310">
          <w:pPr>
            <w:rPr>
              <w:del w:id="18" w:author="Gabriel Roque Carriel" w:date="2019-08-06T21:53:00Z"/>
            </w:rPr>
          </w:pPr>
          <w:del w:id="19" w:author="Gabriel Roque Carriel" w:date="2019-08-06T21:53:00Z">
            <w:r w:rsidRPr="00756D96" w:rsidDel="00532C85">
              <w:rPr>
                <w:rStyle w:val="Hyperlink"/>
                <w:noProof/>
              </w:rPr>
              <w:delText>Servidores</w:delText>
            </w:r>
            <w:r w:rsidDel="00532C85">
              <w:rPr>
                <w:noProof/>
                <w:webHidden/>
              </w:rPr>
              <w:tab/>
              <w:delText>6</w:delText>
            </w:r>
          </w:del>
        </w:p>
        <w:p w14:paraId="26066F02" w14:textId="4954345A" w:rsidR="00C06310" w:rsidRDefault="00C06310">
          <w:pPr>
            <w:rPr>
              <w:del w:id="20" w:author="Gabriel Roque Carriel" w:date="2019-08-06T21:53:00Z"/>
            </w:rPr>
          </w:pPr>
          <w:del w:id="21" w:author="Gabriel Roque Carriel" w:date="2019-08-06T21:53:00Z">
            <w:r w:rsidRPr="00756D96" w:rsidDel="00532C85">
              <w:rPr>
                <w:rStyle w:val="Hyperlink"/>
                <w:noProof/>
              </w:rPr>
              <w:delText>Servidor de correo</w:delText>
            </w:r>
            <w:r w:rsidDel="00532C85">
              <w:rPr>
                <w:noProof/>
                <w:webHidden/>
              </w:rPr>
              <w:tab/>
              <w:delText>7</w:delText>
            </w:r>
          </w:del>
        </w:p>
        <w:p w14:paraId="5FDD5FDD" w14:textId="3E694613" w:rsidR="00C06310" w:rsidRDefault="00C06310">
          <w:pPr>
            <w:rPr>
              <w:del w:id="22" w:author="Gabriel Roque Carriel" w:date="2019-08-06T21:53:00Z"/>
            </w:rPr>
          </w:pPr>
          <w:del w:id="23" w:author="Gabriel Roque Carriel" w:date="2019-08-06T21:53:00Z">
            <w:r w:rsidRPr="00756D96" w:rsidDel="00532C85">
              <w:rPr>
                <w:rStyle w:val="Hyperlink"/>
                <w:noProof/>
              </w:rPr>
              <w:delText>Cliente-servidor</w:delText>
            </w:r>
            <w:r w:rsidDel="00532C85">
              <w:rPr>
                <w:noProof/>
                <w:webHidden/>
              </w:rPr>
              <w:tab/>
              <w:delText>7</w:delText>
            </w:r>
          </w:del>
        </w:p>
        <w:p w14:paraId="4AB38DB5" w14:textId="67B21786" w:rsidR="00C06310" w:rsidRDefault="00C06310">
          <w:pPr>
            <w:rPr>
              <w:del w:id="24" w:author="Gabriel Roque Carriel" w:date="2019-08-06T21:53:00Z"/>
            </w:rPr>
          </w:pPr>
          <w:del w:id="25" w:author="Gabriel Roque Carriel" w:date="2019-08-06T21:53:00Z">
            <w:r w:rsidRPr="00756D96" w:rsidDel="00532C85">
              <w:rPr>
                <w:rStyle w:val="Hyperlink"/>
                <w:noProof/>
              </w:rPr>
              <w:delText>Servidor de dominio</w:delText>
            </w:r>
            <w:r w:rsidDel="00532C85">
              <w:rPr>
                <w:noProof/>
                <w:webHidden/>
              </w:rPr>
              <w:tab/>
              <w:delText>8</w:delText>
            </w:r>
          </w:del>
        </w:p>
        <w:p w14:paraId="65502C39" w14:textId="363D5A9A" w:rsidR="00C06310" w:rsidRDefault="00C06310">
          <w:pPr>
            <w:rPr>
              <w:del w:id="26" w:author="Gabriel Roque Carriel" w:date="2019-08-06T21:53:00Z"/>
            </w:rPr>
          </w:pPr>
          <w:del w:id="27" w:author="Gabriel Roque Carriel" w:date="2019-08-06T21:53:00Z">
            <w:r w:rsidRPr="00756D96" w:rsidDel="00532C85">
              <w:rPr>
                <w:rStyle w:val="Hyperlink"/>
                <w:noProof/>
              </w:rPr>
              <w:delText>Servidor de archivos</w:delText>
            </w:r>
            <w:r w:rsidDel="00532C85">
              <w:rPr>
                <w:noProof/>
                <w:webHidden/>
              </w:rPr>
              <w:tab/>
              <w:delText>8</w:delText>
            </w:r>
          </w:del>
        </w:p>
        <w:p w14:paraId="4FBD6DE2" w14:textId="6AC9A780" w:rsidR="00C06310" w:rsidRDefault="00C06310">
          <w:pPr>
            <w:rPr>
              <w:del w:id="28" w:author="Gabriel Roque Carriel" w:date="2019-08-06T21:53:00Z"/>
              <w:rFonts w:eastAsiaTheme="minorEastAsia"/>
              <w:noProof/>
              <w:lang w:val="es-ES" w:eastAsia="es-ES"/>
            </w:rPr>
          </w:pPr>
          <w:del w:id="29" w:author="Gabriel Roque Carriel" w:date="2019-08-06T21:53:00Z">
            <w:r w:rsidRPr="00756D96" w:rsidDel="00532C85">
              <w:rPr>
                <w:rStyle w:val="Hyperlink"/>
                <w:noProof/>
              </w:rPr>
              <w:delText>Modelo Entidad-Relación</w:delText>
            </w:r>
            <w:r w:rsidDel="00532C85">
              <w:rPr>
                <w:noProof/>
                <w:webHidden/>
              </w:rPr>
              <w:tab/>
              <w:delText>9</w:delText>
            </w:r>
          </w:del>
        </w:p>
        <w:p w14:paraId="312D5583" w14:textId="552BC65F" w:rsidR="00C06310" w:rsidRDefault="00C06310">
          <w:pPr>
            <w:rPr>
              <w:del w:id="30" w:author="Gabriel Roque Carriel" w:date="2019-08-06T21:53:00Z"/>
              <w:rFonts w:eastAsiaTheme="minorEastAsia"/>
              <w:noProof/>
              <w:lang w:val="es-ES" w:eastAsia="es-ES"/>
            </w:rPr>
          </w:pPr>
          <w:del w:id="31" w:author="Gabriel Roque Carriel" w:date="2019-08-06T21:53:00Z">
            <w:r w:rsidRPr="00756D96" w:rsidDel="00532C85">
              <w:rPr>
                <w:rStyle w:val="Hyperlink"/>
                <w:noProof/>
              </w:rPr>
              <w:delText>Referencias</w:delText>
            </w:r>
            <w:r w:rsidDel="00532C85">
              <w:rPr>
                <w:noProof/>
                <w:webHidden/>
              </w:rPr>
              <w:tab/>
              <w:delText>9</w:delText>
            </w:r>
          </w:del>
        </w:p>
        <w:p w14:paraId="33365756" w14:textId="0B660182" w:rsidR="00C06310" w:rsidRDefault="00C06310">
          <w:pPr>
            <w:rPr>
              <w:del w:id="32" w:author="Gabriel Roque Carriel" w:date="2019-08-06T21:53:00Z"/>
              <w:rFonts w:eastAsiaTheme="minorEastAsia"/>
              <w:noProof/>
              <w:lang w:val="es-ES" w:eastAsia="es-ES"/>
            </w:rPr>
          </w:pPr>
          <w:del w:id="33" w:author="Gabriel Roque Carriel" w:date="2019-08-06T21:53:00Z">
            <w:r w:rsidRPr="00756D96" w:rsidDel="00532C85">
              <w:rPr>
                <w:rStyle w:val="Hyperlink"/>
                <w:noProof/>
              </w:rPr>
              <w:delText>Anexos</w:delText>
            </w:r>
            <w:r w:rsidDel="00532C85">
              <w:rPr>
                <w:noProof/>
                <w:webHidden/>
              </w:rPr>
              <w:tab/>
              <w:delText>11</w:delText>
            </w:r>
          </w:del>
        </w:p>
        <w:p w14:paraId="45FD96EC" w14:textId="761A6BDE" w:rsidR="00892EC5" w:rsidRDefault="00892EC5">
          <w:pPr>
            <w:rPr>
              <w:del w:id="34" w:author="Gabriel Roque Carriel" w:date="2019-08-06T21:51:00Z"/>
              <w:rFonts w:eastAsiaTheme="minorEastAsia"/>
              <w:noProof/>
              <w:lang w:val="es-ES" w:eastAsia="es-ES"/>
            </w:rPr>
          </w:pPr>
          <w:del w:id="35" w:author="Gabriel Roque Carriel" w:date="2019-08-06T21:51:00Z">
            <w:r w:rsidRPr="00C06310" w:rsidDel="00C06310">
              <w:rPr>
                <w:noProof/>
                <w:rPrChange w:id="36" w:author="Gabriel Roque Carriel" w:date="2019-08-06T21:51:00Z">
                  <w:rPr>
                    <w:rStyle w:val="Hyperlink"/>
                    <w:noProof/>
                  </w:rPr>
                </w:rPrChange>
              </w:rPr>
              <w:delText>Descripción</w:delText>
            </w:r>
            <w:r w:rsidDel="00C06310">
              <w:rPr>
                <w:noProof/>
                <w:webHidden/>
              </w:rPr>
              <w:tab/>
              <w:delText>3</w:delText>
            </w:r>
          </w:del>
        </w:p>
        <w:p w14:paraId="2C93BF8A" w14:textId="6EA9095C" w:rsidR="00892EC5" w:rsidRDefault="00892EC5">
          <w:pPr>
            <w:rPr>
              <w:del w:id="37" w:author="Gabriel Roque Carriel" w:date="2019-08-06T21:51:00Z"/>
              <w:rFonts w:eastAsiaTheme="minorEastAsia"/>
              <w:noProof/>
              <w:lang w:val="es-ES" w:eastAsia="es-ES"/>
            </w:rPr>
          </w:pPr>
          <w:del w:id="38" w:author="Gabriel Roque Carriel" w:date="2019-08-06T21:51:00Z">
            <w:r w:rsidRPr="00C06310" w:rsidDel="00C06310">
              <w:rPr>
                <w:noProof/>
                <w:rPrChange w:id="39" w:author="Gabriel Roque Carriel" w:date="2019-08-06T21:51:00Z">
                  <w:rPr>
                    <w:rStyle w:val="Hyperlink"/>
                    <w:noProof/>
                  </w:rPr>
                </w:rPrChange>
              </w:rPr>
              <w:delText>Hardware</w:delText>
            </w:r>
            <w:r w:rsidDel="00C06310">
              <w:rPr>
                <w:noProof/>
                <w:webHidden/>
              </w:rPr>
              <w:tab/>
              <w:delText>3</w:delText>
            </w:r>
          </w:del>
        </w:p>
        <w:p w14:paraId="3B27E8E0" w14:textId="65D9119F" w:rsidR="00892EC5" w:rsidRDefault="00892EC5">
          <w:pPr>
            <w:rPr>
              <w:del w:id="40" w:author="Gabriel Roque Carriel" w:date="2019-08-06T21:51:00Z"/>
            </w:rPr>
          </w:pPr>
          <w:del w:id="41" w:author="Gabriel Roque Carriel" w:date="2019-08-06T21:51:00Z">
            <w:r w:rsidRPr="00C06310" w:rsidDel="00C06310">
              <w:rPr>
                <w:noProof/>
                <w:rPrChange w:id="42" w:author="Gabriel Roque Carriel" w:date="2019-08-06T21:51:00Z">
                  <w:rPr>
                    <w:rStyle w:val="Hyperlink"/>
                    <w:noProof/>
                  </w:rPr>
                </w:rPrChange>
              </w:rPr>
              <w:delText>Entorno virtualizado</w:delText>
            </w:r>
            <w:r w:rsidDel="00C06310">
              <w:rPr>
                <w:noProof/>
                <w:webHidden/>
              </w:rPr>
              <w:tab/>
              <w:delText>3</w:delText>
            </w:r>
          </w:del>
        </w:p>
        <w:p w14:paraId="051DA7C1" w14:textId="5385DCB3" w:rsidR="00892EC5" w:rsidRDefault="00892EC5">
          <w:pPr>
            <w:rPr>
              <w:del w:id="43" w:author="Gabriel Roque Carriel" w:date="2019-08-06T21:51:00Z"/>
            </w:rPr>
          </w:pPr>
          <w:del w:id="44" w:author="Gabriel Roque Carriel" w:date="2019-08-06T21:51:00Z">
            <w:r w:rsidRPr="00C06310" w:rsidDel="00C06310">
              <w:rPr>
                <w:noProof/>
                <w:rPrChange w:id="45" w:author="Gabriel Roque Carriel" w:date="2019-08-06T21:51:00Z">
                  <w:rPr>
                    <w:rStyle w:val="Hyperlink"/>
                    <w:noProof/>
                  </w:rPr>
                </w:rPrChange>
              </w:rPr>
              <w:delText>Entorno real</w:delText>
            </w:r>
            <w:r w:rsidDel="00C06310">
              <w:rPr>
                <w:noProof/>
                <w:webHidden/>
              </w:rPr>
              <w:tab/>
              <w:delText>3</w:delText>
            </w:r>
          </w:del>
        </w:p>
        <w:p w14:paraId="5DB94A70" w14:textId="517093FF" w:rsidR="00892EC5" w:rsidRDefault="00892EC5">
          <w:pPr>
            <w:rPr>
              <w:del w:id="46" w:author="Gabriel Roque Carriel" w:date="2019-08-06T21:51:00Z"/>
              <w:rFonts w:eastAsiaTheme="minorEastAsia"/>
              <w:noProof/>
              <w:lang w:val="es-ES" w:eastAsia="es-ES"/>
            </w:rPr>
          </w:pPr>
          <w:del w:id="47" w:author="Gabriel Roque Carriel" w:date="2019-08-06T21:51:00Z">
            <w:r w:rsidRPr="00C06310" w:rsidDel="00C06310">
              <w:rPr>
                <w:noProof/>
                <w:rPrChange w:id="48" w:author="Gabriel Roque Carriel" w:date="2019-08-06T21:51:00Z">
                  <w:rPr>
                    <w:rStyle w:val="Hyperlink"/>
                    <w:noProof/>
                  </w:rPr>
                </w:rPrChange>
              </w:rPr>
              <w:delText>Software</w:delText>
            </w:r>
            <w:r w:rsidDel="00C06310">
              <w:rPr>
                <w:noProof/>
                <w:webHidden/>
              </w:rPr>
              <w:tab/>
              <w:delText>3</w:delText>
            </w:r>
          </w:del>
        </w:p>
        <w:p w14:paraId="286994CA" w14:textId="66EA76B9" w:rsidR="00892EC5" w:rsidRDefault="00892EC5">
          <w:pPr>
            <w:rPr>
              <w:del w:id="49" w:author="Gabriel Roque Carriel" w:date="2019-08-06T21:51:00Z"/>
              <w:rFonts w:eastAsiaTheme="minorEastAsia"/>
              <w:noProof/>
              <w:lang w:val="es-ES" w:eastAsia="es-ES"/>
            </w:rPr>
          </w:pPr>
          <w:del w:id="50" w:author="Gabriel Roque Carriel" w:date="2019-08-06T21:51:00Z">
            <w:r w:rsidRPr="00C06310" w:rsidDel="00C06310">
              <w:rPr>
                <w:noProof/>
                <w:rPrChange w:id="51" w:author="Gabriel Roque Carriel" w:date="2019-08-06T21:51:00Z">
                  <w:rPr>
                    <w:rStyle w:val="Hyperlink"/>
                    <w:noProof/>
                  </w:rPr>
                </w:rPrChange>
              </w:rPr>
              <w:delText>Funcionamiento</w:delText>
            </w:r>
            <w:r w:rsidDel="00C06310">
              <w:rPr>
                <w:noProof/>
                <w:webHidden/>
              </w:rPr>
              <w:tab/>
              <w:delText>3</w:delText>
            </w:r>
          </w:del>
        </w:p>
        <w:p w14:paraId="757DC4A6" w14:textId="4BD99649" w:rsidR="00892EC5" w:rsidRDefault="00892EC5">
          <w:pPr>
            <w:rPr>
              <w:del w:id="52" w:author="Gabriel Roque Carriel" w:date="2019-08-06T21:51:00Z"/>
              <w:rFonts w:eastAsiaTheme="minorEastAsia"/>
              <w:noProof/>
              <w:lang w:val="es-ES" w:eastAsia="es-ES"/>
            </w:rPr>
          </w:pPr>
          <w:del w:id="53" w:author="Gabriel Roque Carriel" w:date="2019-08-06T21:51:00Z">
            <w:r w:rsidRPr="00C06310" w:rsidDel="00C06310">
              <w:rPr>
                <w:noProof/>
                <w:rPrChange w:id="54" w:author="Gabriel Roque Carriel" w:date="2019-08-06T21:51:00Z">
                  <w:rPr>
                    <w:rStyle w:val="Hyperlink"/>
                    <w:noProof/>
                  </w:rPr>
                </w:rPrChange>
              </w:rPr>
              <w:delText>Propuesta de prototipo</w:delText>
            </w:r>
            <w:r w:rsidDel="00C06310">
              <w:rPr>
                <w:noProof/>
                <w:webHidden/>
              </w:rPr>
              <w:tab/>
              <w:delText>4</w:delText>
            </w:r>
          </w:del>
        </w:p>
        <w:p w14:paraId="74EE0824" w14:textId="75674AC1" w:rsidR="00892EC5" w:rsidRDefault="00892EC5">
          <w:pPr>
            <w:rPr>
              <w:del w:id="55" w:author="Gabriel Roque Carriel" w:date="2019-08-06T21:51:00Z"/>
              <w:rFonts w:eastAsiaTheme="minorEastAsia"/>
              <w:noProof/>
              <w:lang w:val="es-ES" w:eastAsia="es-ES"/>
            </w:rPr>
          </w:pPr>
          <w:del w:id="56" w:author="Gabriel Roque Carriel" w:date="2019-08-06T21:51:00Z">
            <w:r w:rsidRPr="00C06310" w:rsidDel="00C06310">
              <w:rPr>
                <w:noProof/>
                <w:rPrChange w:id="57" w:author="Gabriel Roque Carriel" w:date="2019-08-06T21:51:00Z">
                  <w:rPr>
                    <w:rStyle w:val="Hyperlink"/>
                    <w:noProof/>
                  </w:rPr>
                </w:rPrChange>
              </w:rPr>
              <w:delText>Planificación de Actividades</w:delText>
            </w:r>
            <w:r w:rsidDel="00C06310">
              <w:rPr>
                <w:noProof/>
                <w:webHidden/>
              </w:rPr>
              <w:tab/>
              <w:delText>5</w:delText>
            </w:r>
          </w:del>
        </w:p>
        <w:p w14:paraId="6ABB4662" w14:textId="16ABBEF5" w:rsidR="00892EC5" w:rsidRDefault="00892EC5">
          <w:pPr>
            <w:rPr>
              <w:del w:id="58" w:author="Gabriel Roque Carriel" w:date="2019-08-06T21:51:00Z"/>
              <w:rFonts w:eastAsiaTheme="minorEastAsia"/>
              <w:noProof/>
              <w:lang w:val="es-ES" w:eastAsia="es-ES"/>
            </w:rPr>
          </w:pPr>
          <w:del w:id="59" w:author="Gabriel Roque Carriel" w:date="2019-08-06T21:51:00Z">
            <w:r w:rsidRPr="00C06310" w:rsidDel="00C06310">
              <w:rPr>
                <w:noProof/>
                <w:rPrChange w:id="60" w:author="Gabriel Roque Carriel" w:date="2019-08-06T21:51:00Z">
                  <w:rPr>
                    <w:rStyle w:val="Hyperlink"/>
                    <w:noProof/>
                  </w:rPr>
                </w:rPrChange>
              </w:rPr>
              <w:delText>Referencias</w:delText>
            </w:r>
            <w:r w:rsidDel="00C06310">
              <w:rPr>
                <w:noProof/>
                <w:webHidden/>
              </w:rPr>
              <w:tab/>
              <w:delText>6</w:delText>
            </w:r>
          </w:del>
        </w:p>
        <w:p w14:paraId="2D8820CD" w14:textId="55C985C2" w:rsidR="00892EC5" w:rsidRDefault="00892EC5">
          <w:pPr>
            <w:rPr>
              <w:del w:id="61" w:author="Gabriel Roque Carriel" w:date="2019-08-06T21:51:00Z"/>
              <w:rFonts w:eastAsiaTheme="minorEastAsia"/>
              <w:noProof/>
              <w:lang w:val="es-ES" w:eastAsia="es-ES"/>
            </w:rPr>
          </w:pPr>
          <w:del w:id="62" w:author="Gabriel Roque Carriel" w:date="2019-08-06T21:51:00Z">
            <w:r w:rsidRPr="00C06310" w:rsidDel="00C06310">
              <w:rPr>
                <w:noProof/>
                <w:rPrChange w:id="63" w:author="Gabriel Roque Carriel" w:date="2019-08-06T21:51:00Z">
                  <w:rPr>
                    <w:rStyle w:val="Hyperlink"/>
                    <w:noProof/>
                  </w:rPr>
                </w:rPrChange>
              </w:rPr>
              <w:delText>Anexos</w:delText>
            </w:r>
            <w:r w:rsidDel="00C06310">
              <w:rPr>
                <w:noProof/>
                <w:webHidden/>
              </w:rPr>
              <w:tab/>
              <w:delText>8</w:delText>
            </w:r>
          </w:del>
        </w:p>
        <w:p w14:paraId="1306C238" w14:textId="71BABC80" w:rsidR="007C1D2C" w:rsidRPr="00DD0B6B" w:rsidRDefault="007C1D2C">
          <w:r w:rsidRPr="00DD0B6B">
            <w:rPr>
              <w:b/>
              <w:bCs/>
            </w:rPr>
            <w:fldChar w:fldCharType="end"/>
          </w:r>
        </w:p>
      </w:sdtContent>
    </w:sdt>
    <w:p w14:paraId="2C078E63" w14:textId="445236DE" w:rsidR="008E5727" w:rsidRPr="00DD0B6B" w:rsidRDefault="008E5727">
      <w:r w:rsidRPr="00DD0B6B">
        <w:br w:type="page"/>
      </w:r>
    </w:p>
    <w:p w14:paraId="139B6497" w14:textId="2D80C7BC" w:rsidR="00DE53B0" w:rsidRPr="00DD0B6B" w:rsidRDefault="2808E44C" w:rsidP="00DE53B0">
      <w:pPr>
        <w:pStyle w:val="Heading1"/>
      </w:pPr>
      <w:bookmarkStart w:id="64" w:name="_Toc16020910"/>
      <w:r w:rsidRPr="00DD0B6B">
        <w:t>Descripción</w:t>
      </w:r>
      <w:bookmarkEnd w:id="64"/>
    </w:p>
    <w:p w14:paraId="3F0614F4" w14:textId="5AAB9136" w:rsidR="21F6888C" w:rsidRPr="00DD0B6B" w:rsidRDefault="531DAC95" w:rsidP="00355FB5">
      <w:pPr>
        <w:jc w:val="both"/>
      </w:pPr>
      <w:r w:rsidRPr="00DD0B6B">
        <w:t>E</w:t>
      </w:r>
      <w:r w:rsidR="3873A228" w:rsidRPr="00DD0B6B">
        <w:t>l proyecto se basa en la conexión remota entre distintas sucursales de una empresa</w:t>
      </w:r>
      <w:r w:rsidR="7CE4FD85" w:rsidRPr="00DD0B6B">
        <w:t xml:space="preserve">. Cada sucursal cuenta con servidores dedicados a servicios de red específicos </w:t>
      </w:r>
      <w:r w:rsidR="55076A80" w:rsidRPr="00DD0B6B">
        <w:t>los cuales deben poder ser accesibles en todas las sucursales de la empresa.</w:t>
      </w:r>
      <w:r w:rsidR="667B5CE4" w:rsidRPr="00DD0B6B">
        <w:t xml:space="preserve"> Se implementarán servidores dedicados y la topolo</w:t>
      </w:r>
      <w:r w:rsidR="432EDCFE" w:rsidRPr="00DD0B6B">
        <w:t xml:space="preserve">gía de red simulando la del proveedor de servicios. </w:t>
      </w:r>
      <w:r w:rsidR="548CF629" w:rsidRPr="00DD0B6B">
        <w:t>Se utilizará OpenSwan p</w:t>
      </w:r>
      <w:r w:rsidR="432EDCFE" w:rsidRPr="00DD0B6B">
        <w:t xml:space="preserve">ara la </w:t>
      </w:r>
      <w:r w:rsidR="37639720" w:rsidRPr="00DD0B6B">
        <w:t xml:space="preserve">accesibilidad </w:t>
      </w:r>
      <w:r w:rsidR="548CF629" w:rsidRPr="00DD0B6B">
        <w:t>a</w:t>
      </w:r>
      <w:r w:rsidR="37639720" w:rsidRPr="00DD0B6B">
        <w:t xml:space="preserve"> los servidores</w:t>
      </w:r>
      <w:r w:rsidR="548CF629" w:rsidRPr="00DD0B6B">
        <w:t>,</w:t>
      </w:r>
      <w:r w:rsidR="37639720" w:rsidRPr="00DD0B6B">
        <w:t xml:space="preserve"> </w:t>
      </w:r>
      <w:r w:rsidR="548CF629" w:rsidRPr="00DD0B6B">
        <w:t xml:space="preserve">el cual </w:t>
      </w:r>
      <w:r w:rsidR="37639720" w:rsidRPr="00DD0B6B">
        <w:t>creará una red virtual privada (VPN)</w:t>
      </w:r>
      <w:r w:rsidR="7966380B" w:rsidRPr="00DD0B6B">
        <w:t xml:space="preserve"> a la que se requerirá acceso para tener conectividad a los servicios de red que estos proveen</w:t>
      </w:r>
      <w:r w:rsidR="00280B5A" w:rsidRPr="00DD0B6B">
        <w:t xml:space="preserve"> desde una red externa</w:t>
      </w:r>
      <w:r w:rsidR="7966380B" w:rsidRPr="00DD0B6B">
        <w:t>.</w:t>
      </w:r>
    </w:p>
    <w:p w14:paraId="32797306" w14:textId="2C28E4D1" w:rsidR="003860DB" w:rsidRPr="00DD0B6B" w:rsidRDefault="611C2AE1" w:rsidP="003860DB">
      <w:pPr>
        <w:pStyle w:val="Heading1"/>
      </w:pPr>
      <w:bookmarkStart w:id="65" w:name="_Toc16020911"/>
      <w:r w:rsidRPr="00DD0B6B">
        <w:t>Hardware</w:t>
      </w:r>
      <w:bookmarkEnd w:id="65"/>
    </w:p>
    <w:p w14:paraId="2E67ACB8" w14:textId="26DA86A7" w:rsidR="00730E68" w:rsidRPr="00DD0B6B" w:rsidRDefault="00E413C5" w:rsidP="00E413C5">
      <w:pPr>
        <w:pStyle w:val="Heading2"/>
      </w:pPr>
      <w:bookmarkStart w:id="66" w:name="_Toc16020912"/>
      <w:r w:rsidRPr="00DD0B6B">
        <w:t>Entorno virtualizado</w:t>
      </w:r>
      <w:bookmarkEnd w:id="66"/>
    </w:p>
    <w:tbl>
      <w:tblPr>
        <w:tblStyle w:val="TableGridLight"/>
        <w:tblW w:w="0" w:type="auto"/>
        <w:jc w:val="center"/>
        <w:tblLook w:val="04A0" w:firstRow="1" w:lastRow="0" w:firstColumn="1" w:lastColumn="0" w:noHBand="0" w:noVBand="1"/>
      </w:tblPr>
      <w:tblGrid>
        <w:gridCol w:w="4025"/>
        <w:gridCol w:w="1077"/>
      </w:tblGrid>
      <w:tr w:rsidR="00D80000" w:rsidRPr="00DD0B6B" w14:paraId="3D052F75" w14:textId="77777777" w:rsidTr="00DD0B6B">
        <w:trPr>
          <w:jc w:val="center"/>
        </w:trPr>
        <w:tc>
          <w:tcPr>
            <w:tcW w:w="4025" w:type="dxa"/>
            <w:vAlign w:val="center"/>
          </w:tcPr>
          <w:p w14:paraId="1EE2EDC0" w14:textId="77777777" w:rsidR="00D80000" w:rsidRPr="00DD0B6B" w:rsidRDefault="00D80000" w:rsidP="003B580D">
            <w:pPr>
              <w:rPr>
                <w:b/>
                <w:bCs/>
              </w:rPr>
            </w:pPr>
            <w:r w:rsidRPr="00DD0B6B">
              <w:rPr>
                <w:b/>
                <w:bCs/>
              </w:rPr>
              <w:t>Dispositivo</w:t>
            </w:r>
          </w:p>
        </w:tc>
        <w:tc>
          <w:tcPr>
            <w:tcW w:w="1077" w:type="dxa"/>
            <w:vAlign w:val="center"/>
          </w:tcPr>
          <w:p w14:paraId="02C790A8" w14:textId="77777777" w:rsidR="00D80000" w:rsidRPr="00DD0B6B" w:rsidRDefault="00D80000" w:rsidP="003B580D">
            <w:pPr>
              <w:rPr>
                <w:b/>
                <w:bCs/>
              </w:rPr>
            </w:pPr>
            <w:r w:rsidRPr="00DD0B6B">
              <w:rPr>
                <w:b/>
                <w:bCs/>
              </w:rPr>
              <w:t>Cantidad</w:t>
            </w:r>
          </w:p>
        </w:tc>
      </w:tr>
      <w:tr w:rsidR="00D80000" w:rsidRPr="00DD0B6B" w14:paraId="7D98D398" w14:textId="77777777" w:rsidTr="00DD0B6B">
        <w:trPr>
          <w:jc w:val="center"/>
        </w:trPr>
        <w:tc>
          <w:tcPr>
            <w:tcW w:w="4025" w:type="dxa"/>
            <w:vAlign w:val="center"/>
          </w:tcPr>
          <w:p w14:paraId="0AFA7EB7" w14:textId="13F98746" w:rsidR="00D80000" w:rsidRPr="00DD0B6B" w:rsidRDefault="00D80000" w:rsidP="003B580D">
            <w:r w:rsidRPr="00DD0B6B">
              <w:t>Servidor</w:t>
            </w:r>
            <w:r w:rsidR="00873FB8" w:rsidRPr="00DD0B6B">
              <w:t xml:space="preserve"> de virtualización</w:t>
            </w:r>
            <w:r w:rsidRPr="00DD0B6B">
              <w:t xml:space="preserve"> Windows 10 Pro</w:t>
            </w:r>
          </w:p>
        </w:tc>
        <w:tc>
          <w:tcPr>
            <w:tcW w:w="1077" w:type="dxa"/>
            <w:vAlign w:val="center"/>
          </w:tcPr>
          <w:p w14:paraId="46DBE97A" w14:textId="5B529069" w:rsidR="00D80000" w:rsidRPr="00DD0B6B" w:rsidRDefault="00D80000" w:rsidP="00DD0B6B">
            <w:pPr>
              <w:keepNext/>
              <w:jc w:val="right"/>
            </w:pPr>
            <w:r w:rsidRPr="00DD0B6B">
              <w:t>1</w:t>
            </w:r>
          </w:p>
        </w:tc>
      </w:tr>
    </w:tbl>
    <w:p w14:paraId="68B089D0" w14:textId="0AEF6ECA" w:rsidR="007C585B" w:rsidRPr="00DD0B6B" w:rsidRDefault="007C585B" w:rsidP="00DD0B6B">
      <w:pPr>
        <w:pStyle w:val="Caption"/>
        <w:jc w:val="center"/>
      </w:pPr>
      <w:r w:rsidRPr="00DD0B6B">
        <w:t xml:space="preserve">Tabla </w:t>
      </w:r>
      <w:r w:rsidRPr="00DD0B6B">
        <w:fldChar w:fldCharType="begin"/>
      </w:r>
      <w:r w:rsidRPr="00DD0B6B">
        <w:instrText xml:space="preserve"> SEQ Tabla \* ARABIC </w:instrText>
      </w:r>
      <w:r w:rsidRPr="00DD0B6B">
        <w:fldChar w:fldCharType="separate"/>
      </w:r>
      <w:r w:rsidR="00307EEB">
        <w:rPr>
          <w:noProof/>
        </w:rPr>
        <w:t>1</w:t>
      </w:r>
      <w:r w:rsidRPr="00DD0B6B">
        <w:fldChar w:fldCharType="end"/>
      </w:r>
      <w:r w:rsidRPr="00DD0B6B">
        <w:t xml:space="preserve">. </w:t>
      </w:r>
      <w:r w:rsidRPr="00DD0B6B">
        <w:rPr>
          <w:noProof/>
        </w:rPr>
        <w:t>Hardware requerido para solución virtualizada</w:t>
      </w:r>
    </w:p>
    <w:p w14:paraId="3AFC88BF" w14:textId="34DE5FC7" w:rsidR="00E413C5" w:rsidRPr="00DD0B6B" w:rsidRDefault="00E413C5" w:rsidP="00E413C5">
      <w:pPr>
        <w:pStyle w:val="Heading2"/>
      </w:pPr>
      <w:bookmarkStart w:id="67" w:name="_Toc16020913"/>
      <w:r w:rsidRPr="00DD0B6B">
        <w:t>Entorno real</w:t>
      </w:r>
      <w:bookmarkEnd w:id="67"/>
    </w:p>
    <w:tbl>
      <w:tblPr>
        <w:tblStyle w:val="TableGridLight"/>
        <w:tblW w:w="0" w:type="auto"/>
        <w:jc w:val="center"/>
        <w:tblLook w:val="04A0" w:firstRow="1" w:lastRow="0" w:firstColumn="1" w:lastColumn="0" w:noHBand="0" w:noVBand="1"/>
      </w:tblPr>
      <w:tblGrid>
        <w:gridCol w:w="4025"/>
        <w:gridCol w:w="1077"/>
      </w:tblGrid>
      <w:tr w:rsidR="00BA5C0C" w:rsidRPr="00DD0B6B" w14:paraId="693409B1" w14:textId="77777777" w:rsidTr="00DD0B6B">
        <w:trPr>
          <w:jc w:val="center"/>
        </w:trPr>
        <w:tc>
          <w:tcPr>
            <w:tcW w:w="4025" w:type="dxa"/>
            <w:vAlign w:val="center"/>
          </w:tcPr>
          <w:p w14:paraId="3CB32850" w14:textId="28DC3113" w:rsidR="00392A82" w:rsidRPr="00DD0B6B" w:rsidRDefault="00392A82" w:rsidP="00DD0B6B">
            <w:pPr>
              <w:rPr>
                <w:b/>
                <w:bCs/>
              </w:rPr>
            </w:pPr>
            <w:r w:rsidRPr="00DD0B6B">
              <w:rPr>
                <w:b/>
                <w:bCs/>
              </w:rPr>
              <w:t>Dispositivo</w:t>
            </w:r>
          </w:p>
        </w:tc>
        <w:tc>
          <w:tcPr>
            <w:tcW w:w="1077" w:type="dxa"/>
            <w:vAlign w:val="center"/>
          </w:tcPr>
          <w:p w14:paraId="401E65CC" w14:textId="7FB50869" w:rsidR="00392A82" w:rsidRPr="00DD0B6B" w:rsidRDefault="00392A82" w:rsidP="00DD0B6B">
            <w:pPr>
              <w:rPr>
                <w:b/>
                <w:bCs/>
              </w:rPr>
            </w:pPr>
            <w:r w:rsidRPr="00DD0B6B">
              <w:rPr>
                <w:b/>
                <w:bCs/>
              </w:rPr>
              <w:t>Cantidad</w:t>
            </w:r>
          </w:p>
        </w:tc>
      </w:tr>
      <w:tr w:rsidR="00BA5C0C" w:rsidRPr="00DD0B6B" w14:paraId="0B7C203D" w14:textId="77777777" w:rsidTr="00DD0B6B">
        <w:trPr>
          <w:jc w:val="center"/>
        </w:trPr>
        <w:tc>
          <w:tcPr>
            <w:tcW w:w="4025" w:type="dxa"/>
            <w:vAlign w:val="center"/>
          </w:tcPr>
          <w:p w14:paraId="0C64A930" w14:textId="09905778" w:rsidR="00392A82" w:rsidRPr="00DD0B6B" w:rsidRDefault="00392A82" w:rsidP="00DD0B6B">
            <w:r w:rsidRPr="00DD0B6B">
              <w:t xml:space="preserve">Servidor CentOS 7.0 </w:t>
            </w:r>
            <w:proofErr w:type="spellStart"/>
            <w:r w:rsidRPr="00DD0B6B">
              <w:t>Minimal</w:t>
            </w:r>
            <w:proofErr w:type="spellEnd"/>
          </w:p>
        </w:tc>
        <w:tc>
          <w:tcPr>
            <w:tcW w:w="1077" w:type="dxa"/>
            <w:vAlign w:val="center"/>
          </w:tcPr>
          <w:p w14:paraId="0CBB60C5" w14:textId="75371239" w:rsidR="00392A82" w:rsidRPr="00DD0B6B" w:rsidRDefault="00807AB1" w:rsidP="00DD0B6B">
            <w:pPr>
              <w:jc w:val="right"/>
            </w:pPr>
            <w:r w:rsidRPr="00DD0B6B">
              <w:t>10</w:t>
            </w:r>
          </w:p>
        </w:tc>
      </w:tr>
      <w:tr w:rsidR="00BA5C0C" w:rsidRPr="00DD0B6B" w14:paraId="67D96447" w14:textId="77777777" w:rsidTr="00DD0B6B">
        <w:trPr>
          <w:jc w:val="center"/>
        </w:trPr>
        <w:tc>
          <w:tcPr>
            <w:tcW w:w="4025" w:type="dxa"/>
            <w:vAlign w:val="center"/>
          </w:tcPr>
          <w:p w14:paraId="33ED8041" w14:textId="0DDA2311" w:rsidR="00392A82" w:rsidRPr="00DD0B6B" w:rsidRDefault="00807AB1" w:rsidP="00DD0B6B">
            <w:proofErr w:type="spellStart"/>
            <w:r w:rsidRPr="00DD0B6B">
              <w:t>Switch</w:t>
            </w:r>
            <w:proofErr w:type="spellEnd"/>
            <w:r w:rsidRPr="00DD0B6B">
              <w:t xml:space="preserve"> Cisco </w:t>
            </w:r>
            <w:proofErr w:type="spellStart"/>
            <w:r w:rsidRPr="00DD0B6B">
              <w:t>Catalyst</w:t>
            </w:r>
            <w:proofErr w:type="spellEnd"/>
            <w:r w:rsidRPr="00DD0B6B">
              <w:t xml:space="preserve"> 2960X</w:t>
            </w:r>
          </w:p>
        </w:tc>
        <w:tc>
          <w:tcPr>
            <w:tcW w:w="1077" w:type="dxa"/>
            <w:vAlign w:val="center"/>
          </w:tcPr>
          <w:p w14:paraId="395E0B04" w14:textId="04800BC9" w:rsidR="00392A82" w:rsidRPr="00DD0B6B" w:rsidRDefault="00807AB1" w:rsidP="00DD0B6B">
            <w:pPr>
              <w:jc w:val="right"/>
            </w:pPr>
            <w:r w:rsidRPr="00DD0B6B">
              <w:t>5</w:t>
            </w:r>
          </w:p>
        </w:tc>
      </w:tr>
      <w:tr w:rsidR="00BA5C0C" w:rsidRPr="00DD0B6B" w14:paraId="0DC97927" w14:textId="77777777" w:rsidTr="00DD0B6B">
        <w:trPr>
          <w:jc w:val="center"/>
        </w:trPr>
        <w:tc>
          <w:tcPr>
            <w:tcW w:w="4025" w:type="dxa"/>
            <w:vAlign w:val="center"/>
          </w:tcPr>
          <w:p w14:paraId="19E8F11B" w14:textId="1D1BDAE7" w:rsidR="00392A82" w:rsidRPr="00DD0B6B" w:rsidRDefault="00754E73" w:rsidP="00DD0B6B">
            <w:r w:rsidRPr="00DD0B6B">
              <w:t>Access Point</w:t>
            </w:r>
            <w:r w:rsidR="00B55CBF" w:rsidRPr="00DD0B6B">
              <w:t xml:space="preserve"> Cisco WAP371</w:t>
            </w:r>
          </w:p>
        </w:tc>
        <w:tc>
          <w:tcPr>
            <w:tcW w:w="1077" w:type="dxa"/>
            <w:vAlign w:val="center"/>
          </w:tcPr>
          <w:p w14:paraId="18764F36" w14:textId="3672C240" w:rsidR="00392A82" w:rsidRPr="00DD0B6B" w:rsidRDefault="00D80000" w:rsidP="00DD0B6B">
            <w:pPr>
              <w:jc w:val="right"/>
            </w:pPr>
            <w:r w:rsidRPr="00DD0B6B">
              <w:t>1</w:t>
            </w:r>
          </w:p>
        </w:tc>
      </w:tr>
      <w:tr w:rsidR="00BA5C0C" w:rsidRPr="00DD0B6B" w14:paraId="39BAC4B0" w14:textId="77777777" w:rsidTr="00DD0B6B">
        <w:trPr>
          <w:jc w:val="center"/>
        </w:trPr>
        <w:tc>
          <w:tcPr>
            <w:tcW w:w="4025" w:type="dxa"/>
            <w:vAlign w:val="center"/>
          </w:tcPr>
          <w:p w14:paraId="053978EE" w14:textId="0B7FCF41" w:rsidR="00392A82" w:rsidRPr="00DD0B6B" w:rsidRDefault="002A239E" w:rsidP="00DD0B6B">
            <w:r w:rsidRPr="00DD0B6B">
              <w:t>Cable directo</w:t>
            </w:r>
          </w:p>
        </w:tc>
        <w:tc>
          <w:tcPr>
            <w:tcW w:w="1077" w:type="dxa"/>
            <w:vAlign w:val="center"/>
          </w:tcPr>
          <w:p w14:paraId="08E0F8F0" w14:textId="1F0C5FC5" w:rsidR="00392A82" w:rsidRPr="00DD0B6B" w:rsidRDefault="00754E73" w:rsidP="00DD0B6B">
            <w:pPr>
              <w:keepNext/>
              <w:jc w:val="right"/>
            </w:pPr>
            <w:r w:rsidRPr="00DD0B6B">
              <w:t>10</w:t>
            </w:r>
          </w:p>
        </w:tc>
      </w:tr>
    </w:tbl>
    <w:p w14:paraId="6A623543" w14:textId="032E8838" w:rsidR="007C585B" w:rsidRPr="00DD0B6B" w:rsidRDefault="007C585B" w:rsidP="00DD0B6B">
      <w:pPr>
        <w:pStyle w:val="Caption"/>
        <w:jc w:val="center"/>
      </w:pPr>
      <w:r w:rsidRPr="00DD0B6B">
        <w:t>Tabla. Hardware requerido para solución real</w:t>
      </w:r>
    </w:p>
    <w:p w14:paraId="74E22DA9" w14:textId="77777777" w:rsidR="1AC0B829" w:rsidRPr="00DD0B6B" w:rsidRDefault="611C2AE1" w:rsidP="00355FB5">
      <w:pPr>
        <w:pStyle w:val="Heading1"/>
      </w:pPr>
      <w:bookmarkStart w:id="68" w:name="_Toc16020914"/>
      <w:r w:rsidRPr="00DD0B6B">
        <w:t>Software</w:t>
      </w:r>
      <w:bookmarkEnd w:id="68"/>
    </w:p>
    <w:p w14:paraId="009FE2FA" w14:textId="06238464" w:rsidR="2C846973" w:rsidRPr="00DD0B6B" w:rsidRDefault="2C846973" w:rsidP="00DD0B6B">
      <w:pPr>
        <w:pStyle w:val="ListParagraph"/>
        <w:numPr>
          <w:ilvl w:val="0"/>
          <w:numId w:val="3"/>
        </w:numPr>
      </w:pPr>
      <w:r w:rsidRPr="00DD0B6B">
        <w:t xml:space="preserve">CentOS 7.0 </w:t>
      </w:r>
      <w:proofErr w:type="spellStart"/>
      <w:r w:rsidRPr="00DD0B6B">
        <w:t>Minimal</w:t>
      </w:r>
      <w:proofErr w:type="spellEnd"/>
      <w:sdt>
        <w:sdtPr>
          <w:id w:val="-1041889850"/>
          <w:citation/>
        </w:sdtPr>
        <w:sdtContent>
          <w:r w:rsidR="00E61D75" w:rsidRPr="00DD0B6B">
            <w:fldChar w:fldCharType="begin"/>
          </w:r>
          <w:r w:rsidR="00BF0461" w:rsidRPr="00DD0B6B">
            <w:instrText xml:space="preserve">CITATION The19 \y  \l 1033 </w:instrText>
          </w:r>
          <w:r w:rsidR="00E61D75" w:rsidRPr="00DD0B6B">
            <w:fldChar w:fldCharType="separate"/>
          </w:r>
          <w:r w:rsidR="00BA5C0C" w:rsidRPr="00DD0B6B">
            <w:rPr>
              <w:noProof/>
            </w:rPr>
            <w:t xml:space="preserve"> (The CentOS Project)</w:t>
          </w:r>
          <w:r w:rsidR="00E61D75" w:rsidRPr="00DD0B6B">
            <w:fldChar w:fldCharType="end"/>
          </w:r>
        </w:sdtContent>
      </w:sdt>
    </w:p>
    <w:p w14:paraId="11FE6832" w14:textId="5F449726" w:rsidR="00EB7D0F" w:rsidRPr="00DD0B6B" w:rsidRDefault="0EA72B51" w:rsidP="00DD0B6B">
      <w:pPr>
        <w:pStyle w:val="ListParagraph"/>
        <w:numPr>
          <w:ilvl w:val="0"/>
          <w:numId w:val="3"/>
        </w:numPr>
      </w:pPr>
      <w:r w:rsidRPr="00DD0B6B">
        <w:t>Samba</w:t>
      </w:r>
      <w:sdt>
        <w:sdtPr>
          <w:id w:val="757340765"/>
          <w:citation/>
        </w:sdtPr>
        <w:sdtContent>
          <w:r w:rsidR="00021E1F" w:rsidRPr="00DD0B6B">
            <w:fldChar w:fldCharType="begin"/>
          </w:r>
          <w:r w:rsidR="00021E1F" w:rsidRPr="00DD0B6B">
            <w:instrText xml:space="preserve"> CITATION Lin14 \l 1033 </w:instrText>
          </w:r>
          <w:r w:rsidR="00021E1F" w:rsidRPr="00DD0B6B">
            <w:fldChar w:fldCharType="separate"/>
          </w:r>
          <w:r w:rsidR="00BA5C0C" w:rsidRPr="00DD0B6B">
            <w:rPr>
              <w:noProof/>
            </w:rPr>
            <w:t xml:space="preserve"> (LinTut, 2014)</w:t>
          </w:r>
          <w:r w:rsidR="00021E1F" w:rsidRPr="00DD0B6B">
            <w:fldChar w:fldCharType="end"/>
          </w:r>
        </w:sdtContent>
      </w:sdt>
    </w:p>
    <w:p w14:paraId="2A8E872A" w14:textId="6D438D56" w:rsidR="0EA72B51" w:rsidRPr="00DD0B6B" w:rsidRDefault="0EA72B51" w:rsidP="00DD0B6B">
      <w:pPr>
        <w:pStyle w:val="ListParagraph"/>
        <w:numPr>
          <w:ilvl w:val="0"/>
          <w:numId w:val="3"/>
        </w:numPr>
      </w:pPr>
      <w:r w:rsidRPr="00DD0B6B">
        <w:t>VSFTP</w:t>
      </w:r>
      <w:r w:rsidR="006C2716" w:rsidRPr="00DD0B6B">
        <w:t>D</w:t>
      </w:r>
      <w:sdt>
        <w:sdtPr>
          <w:id w:val="-1702545823"/>
          <w:citation/>
        </w:sdtPr>
        <w:sdtContent>
          <w:r w:rsidR="006C2716" w:rsidRPr="00DD0B6B">
            <w:fldChar w:fldCharType="begin"/>
          </w:r>
          <w:r w:rsidR="006C2716" w:rsidRPr="00DD0B6B">
            <w:instrText xml:space="preserve"> CITATION Lin18 \l 3082 </w:instrText>
          </w:r>
          <w:r w:rsidR="006C2716" w:rsidRPr="00DD0B6B">
            <w:fldChar w:fldCharType="separate"/>
          </w:r>
          <w:r w:rsidR="00BA5C0C" w:rsidRPr="00DD0B6B">
            <w:rPr>
              <w:noProof/>
            </w:rPr>
            <w:t xml:space="preserve"> (Linuxize, 2018)</w:t>
          </w:r>
          <w:r w:rsidR="006C2716" w:rsidRPr="00DD0B6B">
            <w:fldChar w:fldCharType="end"/>
          </w:r>
        </w:sdtContent>
      </w:sdt>
    </w:p>
    <w:p w14:paraId="17E8B769" w14:textId="5E10093A" w:rsidR="0EA72B51" w:rsidRPr="00DD0B6B" w:rsidRDefault="0EA72B51" w:rsidP="00DD0B6B">
      <w:pPr>
        <w:pStyle w:val="ListParagraph"/>
        <w:numPr>
          <w:ilvl w:val="0"/>
          <w:numId w:val="3"/>
        </w:numPr>
      </w:pPr>
      <w:r w:rsidRPr="00DD0B6B">
        <w:t>Kerberos</w:t>
      </w:r>
    </w:p>
    <w:p w14:paraId="500D1C96" w14:textId="1B694DA2" w:rsidR="0B0DF599" w:rsidRPr="00DD0B6B" w:rsidRDefault="0B0DF599" w:rsidP="00DD0B6B">
      <w:pPr>
        <w:pStyle w:val="ListParagraph"/>
        <w:numPr>
          <w:ilvl w:val="0"/>
          <w:numId w:val="3"/>
        </w:numPr>
      </w:pPr>
      <w:r w:rsidRPr="00DD0B6B">
        <w:t>OpenSwan</w:t>
      </w:r>
      <w:sdt>
        <w:sdtPr>
          <w:id w:val="1659422263"/>
          <w:citation/>
        </w:sdtPr>
        <w:sdtContent>
          <w:r w:rsidR="00F80DDC" w:rsidRPr="00DD0B6B">
            <w:fldChar w:fldCharType="begin"/>
          </w:r>
          <w:r w:rsidR="00F80DDC" w:rsidRPr="00DD0B6B">
            <w:instrText xml:space="preserve"> CITATION Bet17 \l 1033 </w:instrText>
          </w:r>
          <w:r w:rsidR="00F80DDC" w:rsidRPr="00DD0B6B">
            <w:fldChar w:fldCharType="separate"/>
          </w:r>
          <w:r w:rsidR="00BA5C0C" w:rsidRPr="00DD0B6B">
            <w:rPr>
              <w:noProof/>
            </w:rPr>
            <w:t xml:space="preserve"> (Betancourt, 2017)</w:t>
          </w:r>
          <w:r w:rsidR="00F80DDC" w:rsidRPr="00DD0B6B">
            <w:fldChar w:fldCharType="end"/>
          </w:r>
        </w:sdtContent>
      </w:sdt>
    </w:p>
    <w:p w14:paraId="6477330A" w14:textId="7B3A29B9" w:rsidR="0B0DF599" w:rsidRPr="00DD0B6B" w:rsidRDefault="2A12882F" w:rsidP="00DD0B6B">
      <w:pPr>
        <w:pStyle w:val="ListParagraph"/>
        <w:numPr>
          <w:ilvl w:val="0"/>
          <w:numId w:val="3"/>
        </w:numPr>
      </w:pPr>
      <w:proofErr w:type="spellStart"/>
      <w:r w:rsidRPr="00DD0B6B">
        <w:t>B</w:t>
      </w:r>
      <w:r w:rsidR="5377470F" w:rsidRPr="00DD0B6B">
        <w:t>ind</w:t>
      </w:r>
      <w:proofErr w:type="spellEnd"/>
      <w:sdt>
        <w:sdtPr>
          <w:id w:val="-503822767"/>
          <w:citation/>
        </w:sdtPr>
        <w:sdtContent>
          <w:r w:rsidR="00941218" w:rsidRPr="00DD0B6B">
            <w:fldChar w:fldCharType="begin"/>
          </w:r>
          <w:r w:rsidR="00941218" w:rsidRPr="00DD0B6B">
            <w:instrText xml:space="preserve"> CITATION SK14 \l 1033 </w:instrText>
          </w:r>
          <w:r w:rsidR="00941218" w:rsidRPr="00DD0B6B">
            <w:fldChar w:fldCharType="separate"/>
          </w:r>
          <w:r w:rsidR="00BA5C0C" w:rsidRPr="00DD0B6B">
            <w:rPr>
              <w:noProof/>
            </w:rPr>
            <w:t xml:space="preserve"> (SK, 2014)</w:t>
          </w:r>
          <w:r w:rsidR="00941218" w:rsidRPr="00DD0B6B">
            <w:fldChar w:fldCharType="end"/>
          </w:r>
        </w:sdtContent>
      </w:sdt>
    </w:p>
    <w:p w14:paraId="738C9FFA" w14:textId="028916B2" w:rsidR="00A86869" w:rsidRPr="00DD0B6B" w:rsidRDefault="00A86869" w:rsidP="00DD0B6B">
      <w:pPr>
        <w:pStyle w:val="ListParagraph"/>
        <w:numPr>
          <w:ilvl w:val="0"/>
          <w:numId w:val="3"/>
        </w:numPr>
      </w:pPr>
      <w:r w:rsidRPr="00DD0B6B">
        <w:t>LAMP</w:t>
      </w:r>
      <w:sdt>
        <w:sdtPr>
          <w:id w:val="-202254699"/>
          <w:citation/>
        </w:sdtPr>
        <w:sdtContent>
          <w:r w:rsidRPr="00DD0B6B">
            <w:fldChar w:fldCharType="begin"/>
          </w:r>
          <w:r w:rsidRPr="00DD0B6B">
            <w:instrText xml:space="preserve"> CITATION Kum19 \l 3082 </w:instrText>
          </w:r>
          <w:r w:rsidRPr="00DD0B6B">
            <w:fldChar w:fldCharType="separate"/>
          </w:r>
          <w:r w:rsidR="00BA5C0C" w:rsidRPr="00DD0B6B">
            <w:rPr>
              <w:noProof/>
            </w:rPr>
            <w:t xml:space="preserve"> (Kumar, 2019)</w:t>
          </w:r>
          <w:r w:rsidRPr="00DD0B6B">
            <w:fldChar w:fldCharType="end"/>
          </w:r>
        </w:sdtContent>
      </w:sdt>
    </w:p>
    <w:p w14:paraId="68755F6B" w14:textId="4649FD34" w:rsidR="0EA72B51" w:rsidRPr="00DD0B6B" w:rsidRDefault="0EA72B51" w:rsidP="00DD0B6B">
      <w:pPr>
        <w:pStyle w:val="ListParagraph"/>
        <w:numPr>
          <w:ilvl w:val="1"/>
          <w:numId w:val="3"/>
        </w:numPr>
      </w:pPr>
      <w:r w:rsidRPr="00DD0B6B">
        <w:t>MySQL</w:t>
      </w:r>
      <w:sdt>
        <w:sdtPr>
          <w:id w:val="390776999"/>
          <w:citation/>
        </w:sdtPr>
        <w:sdtContent>
          <w:r w:rsidR="003D371E" w:rsidRPr="00DD0B6B">
            <w:fldChar w:fldCharType="begin"/>
          </w:r>
          <w:r w:rsidR="003D371E" w:rsidRPr="00DD0B6B">
            <w:instrText xml:space="preserve"> CITATION Yat14 \l 3082 </w:instrText>
          </w:r>
          <w:r w:rsidR="003D371E" w:rsidRPr="00DD0B6B">
            <w:fldChar w:fldCharType="separate"/>
          </w:r>
          <w:r w:rsidR="00BA5C0C" w:rsidRPr="00DD0B6B">
            <w:rPr>
              <w:noProof/>
            </w:rPr>
            <w:t xml:space="preserve"> (Yates, 2014)</w:t>
          </w:r>
          <w:r w:rsidR="003D371E" w:rsidRPr="00DD0B6B">
            <w:fldChar w:fldCharType="end"/>
          </w:r>
        </w:sdtContent>
      </w:sdt>
    </w:p>
    <w:p w14:paraId="4D82F8FF" w14:textId="5220328D" w:rsidR="0EA72B51" w:rsidRPr="00DD0B6B" w:rsidRDefault="32ADCB5A" w:rsidP="00DD0B6B">
      <w:pPr>
        <w:pStyle w:val="ListParagraph"/>
        <w:numPr>
          <w:ilvl w:val="1"/>
          <w:numId w:val="3"/>
        </w:numPr>
      </w:pPr>
      <w:r w:rsidRPr="00DD0B6B">
        <w:t>Apache</w:t>
      </w:r>
    </w:p>
    <w:p w14:paraId="6592E8E8" w14:textId="6187C70C" w:rsidR="0EA72B51" w:rsidRPr="00DD0B6B" w:rsidRDefault="32ADCB5A" w:rsidP="00DD0B6B">
      <w:pPr>
        <w:pStyle w:val="ListParagraph"/>
        <w:numPr>
          <w:ilvl w:val="1"/>
          <w:numId w:val="3"/>
        </w:numPr>
      </w:pPr>
      <w:r w:rsidRPr="00DD0B6B">
        <w:t>PHP</w:t>
      </w:r>
    </w:p>
    <w:p w14:paraId="38D024F7" w14:textId="69B0F5CD" w:rsidR="000D3B19" w:rsidRPr="00DD0B6B" w:rsidRDefault="32ADCB5A" w:rsidP="00DD0B6B">
      <w:pPr>
        <w:pStyle w:val="ListParagraph"/>
        <w:numPr>
          <w:ilvl w:val="0"/>
          <w:numId w:val="3"/>
        </w:numPr>
      </w:pPr>
      <w:r w:rsidRPr="00DD0B6B">
        <w:t>PhpMyAdmin</w:t>
      </w:r>
      <w:sdt>
        <w:sdtPr>
          <w:id w:val="1603998782"/>
          <w:citation/>
        </w:sdtPr>
        <w:sdtContent>
          <w:r w:rsidR="0075363E" w:rsidRPr="00DD0B6B">
            <w:fldChar w:fldCharType="begin"/>
          </w:r>
          <w:r w:rsidR="0075363E" w:rsidRPr="00DD0B6B">
            <w:instrText xml:space="preserve"> CITATION Edw19 \l 1033 </w:instrText>
          </w:r>
          <w:r w:rsidR="0075363E" w:rsidRPr="00DD0B6B">
            <w:fldChar w:fldCharType="separate"/>
          </w:r>
          <w:r w:rsidR="00BA5C0C" w:rsidRPr="00DD0B6B">
            <w:rPr>
              <w:noProof/>
            </w:rPr>
            <w:t xml:space="preserve"> (Edward, 2019)</w:t>
          </w:r>
          <w:r w:rsidR="0075363E" w:rsidRPr="00DD0B6B">
            <w:fldChar w:fldCharType="end"/>
          </w:r>
        </w:sdtContent>
      </w:sdt>
      <w:sdt>
        <w:sdtPr>
          <w:id w:val="2136683530"/>
          <w:citation/>
        </w:sdtPr>
        <w:sdtContent>
          <w:r w:rsidR="004C27CF" w:rsidRPr="00DD0B6B">
            <w:fldChar w:fldCharType="begin"/>
          </w:r>
          <w:r w:rsidR="004C27CF" w:rsidRPr="00DD0B6B">
            <w:instrText xml:space="preserve"> CITATION lin19 \l 1033 </w:instrText>
          </w:r>
          <w:r w:rsidR="004C27CF" w:rsidRPr="00DD0B6B">
            <w:fldChar w:fldCharType="separate"/>
          </w:r>
          <w:r w:rsidR="00BA5C0C" w:rsidRPr="00DD0B6B">
            <w:rPr>
              <w:noProof/>
            </w:rPr>
            <w:t xml:space="preserve"> (linuxbees, 2019)</w:t>
          </w:r>
          <w:r w:rsidR="004C27CF" w:rsidRPr="00DD0B6B">
            <w:fldChar w:fldCharType="end"/>
          </w:r>
        </w:sdtContent>
      </w:sdt>
      <w:sdt>
        <w:sdtPr>
          <w:id w:val="-364288349"/>
          <w:citation/>
        </w:sdtPr>
        <w:sdtContent>
          <w:r w:rsidR="005770B5" w:rsidRPr="00DD0B6B">
            <w:fldChar w:fldCharType="begin"/>
          </w:r>
          <w:r w:rsidR="005770B5" w:rsidRPr="00DD0B6B">
            <w:instrText xml:space="preserve"> CITATION Chi14 \l 3082 </w:instrText>
          </w:r>
          <w:r w:rsidR="005770B5" w:rsidRPr="00DD0B6B">
            <w:fldChar w:fldCharType="separate"/>
          </w:r>
          <w:r w:rsidR="00BA5C0C" w:rsidRPr="00DD0B6B">
            <w:rPr>
              <w:noProof/>
            </w:rPr>
            <w:t xml:space="preserve"> (Chick, 2014)</w:t>
          </w:r>
          <w:r w:rsidR="005770B5" w:rsidRPr="00DD0B6B">
            <w:fldChar w:fldCharType="end"/>
          </w:r>
        </w:sdtContent>
      </w:sdt>
    </w:p>
    <w:p w14:paraId="7173FFD5" w14:textId="4AEA552F" w:rsidR="2C846973" w:rsidRPr="00DD0B6B" w:rsidRDefault="000D3B19" w:rsidP="00DD0B6B">
      <w:pPr>
        <w:pStyle w:val="ListParagraph"/>
        <w:numPr>
          <w:ilvl w:val="0"/>
          <w:numId w:val="3"/>
        </w:numPr>
      </w:pPr>
      <w:r w:rsidRPr="00DD0B6B">
        <w:t>PHP Server Monitor</w:t>
      </w:r>
      <w:sdt>
        <w:sdtPr>
          <w:id w:val="1295951943"/>
          <w:citation/>
        </w:sdtPr>
        <w:sdtContent>
          <w:r w:rsidR="00BD198C" w:rsidRPr="00DD0B6B">
            <w:fldChar w:fldCharType="begin"/>
          </w:r>
          <w:r w:rsidR="00BF0461" w:rsidRPr="00DD0B6B">
            <w:instrText xml:space="preserve">CITATION Pep19 \y  \l 1033 </w:instrText>
          </w:r>
          <w:r w:rsidR="00BD198C" w:rsidRPr="00DD0B6B">
            <w:fldChar w:fldCharType="separate"/>
          </w:r>
          <w:r w:rsidR="00BA5C0C" w:rsidRPr="00DD0B6B">
            <w:rPr>
              <w:noProof/>
            </w:rPr>
            <w:t xml:space="preserve"> (Pepijn)</w:t>
          </w:r>
          <w:r w:rsidR="00BD198C" w:rsidRPr="00DD0B6B">
            <w:fldChar w:fldCharType="end"/>
          </w:r>
        </w:sdtContent>
      </w:sdt>
      <w:bookmarkStart w:id="69" w:name="_GoBack"/>
      <w:bookmarkEnd w:id="69"/>
    </w:p>
    <w:p w14:paraId="43F120AC" w14:textId="177F1C2B" w:rsidR="2C846973" w:rsidRPr="00DD0B6B" w:rsidRDefault="2C846973" w:rsidP="00DD0B6B">
      <w:pPr>
        <w:pStyle w:val="ListParagraph"/>
        <w:numPr>
          <w:ilvl w:val="0"/>
          <w:numId w:val="3"/>
        </w:numPr>
      </w:pPr>
      <w:r w:rsidRPr="00DD0B6B">
        <w:t>SendMail</w:t>
      </w:r>
    </w:p>
    <w:p w14:paraId="16F1B88D" w14:textId="25840F21" w:rsidR="00B077AD" w:rsidRPr="00DD0B6B" w:rsidRDefault="658FF054" w:rsidP="00DD0B6B">
      <w:pPr>
        <w:pStyle w:val="ListParagraph"/>
        <w:numPr>
          <w:ilvl w:val="0"/>
          <w:numId w:val="3"/>
        </w:numPr>
      </w:pPr>
      <w:r w:rsidRPr="00DD0B6B">
        <w:t>DoveCot</w:t>
      </w:r>
    </w:p>
    <w:p w14:paraId="31B327F8" w14:textId="770D76C8" w:rsidR="611C2AE1" w:rsidRPr="00DD0B6B" w:rsidRDefault="4963AD65" w:rsidP="00355FB5">
      <w:pPr>
        <w:pStyle w:val="Heading1"/>
      </w:pPr>
      <w:bookmarkStart w:id="70" w:name="_Toc16020915"/>
      <w:r w:rsidRPr="00DD0B6B">
        <w:t>Funcionamiento</w:t>
      </w:r>
      <w:bookmarkEnd w:id="70"/>
    </w:p>
    <w:p w14:paraId="18359372" w14:textId="516B2C30" w:rsidR="4963AD65" w:rsidRPr="00DD0B6B" w:rsidRDefault="009D4F31" w:rsidP="00532C85">
      <w:pPr>
        <w:spacing w:line="276" w:lineRule="auto"/>
        <w:jc w:val="both"/>
      </w:pPr>
      <w:r w:rsidRPr="00DD0B6B">
        <w:t>El funcionamiento del proyecto</w:t>
      </w:r>
      <w:r w:rsidR="00B453D3" w:rsidRPr="00DD0B6B">
        <w:t xml:space="preserve"> inicia con la activación de los servicios de cada uno de los servidores de nuestra empresa los cuales son: Servidor de dominio, Servidor Web, Servidor de archivos y el servidor de correo</w:t>
      </w:r>
      <w:r w:rsidR="00300E38" w:rsidRPr="00DD0B6B">
        <w:t>, los cuales serán 4 equipos con el sistema operativo Cent</w:t>
      </w:r>
      <w:r w:rsidR="00BA5C0C" w:rsidRPr="00DD0B6B">
        <w:t>OS</w:t>
      </w:r>
      <w:r w:rsidR="00300E38" w:rsidRPr="00DD0B6B">
        <w:t xml:space="preserve"> 7</w:t>
      </w:r>
      <w:r w:rsidR="00BA5C0C" w:rsidRPr="00DD0B6B">
        <w:t>.0</w:t>
      </w:r>
      <w:r w:rsidR="00CD45A8" w:rsidRPr="00DD0B6B">
        <w:t>. Todos los servidores tendrán una comunicación intranet mediante el protocolo BGP</w:t>
      </w:r>
      <w:r w:rsidR="00E0746C" w:rsidRPr="00DD0B6B">
        <w:t xml:space="preserve">, una vez un usuario externo se conecte, este deberá hacerlo mediante OpenSwan y una VPN para poder acceder al servidor deseado, </w:t>
      </w:r>
      <w:r w:rsidR="00E9647F" w:rsidRPr="00DD0B6B">
        <w:t>además de que podrá monitorear los servicios que están levantados haciendo uso de la herramienta PHP Server Monitor la cual nos permite</w:t>
      </w:r>
      <w:r w:rsidR="00C923D4" w:rsidRPr="00DD0B6B">
        <w:t xml:space="preserve"> monitorear</w:t>
      </w:r>
      <w:r w:rsidR="008C0E0C" w:rsidRPr="00DD0B6B">
        <w:t xml:space="preserve"> y manejar</w:t>
      </w:r>
      <w:r w:rsidR="00C923D4" w:rsidRPr="00DD0B6B">
        <w:t xml:space="preserve"> el estado de los servicios que se están ejecutand</w:t>
      </w:r>
      <w:r w:rsidR="008C0E0C" w:rsidRPr="00DD0B6B">
        <w:t>o.</w:t>
      </w:r>
    </w:p>
    <w:p w14:paraId="390DF4B3" w14:textId="4CC18CB1" w:rsidR="0041106C" w:rsidRPr="00DD0B6B" w:rsidRDefault="0041106C">
      <w:pPr>
        <w:pStyle w:val="Heading1"/>
      </w:pPr>
      <w:bookmarkStart w:id="71" w:name="_Toc16020916"/>
      <w:r w:rsidRPr="00DD0B6B">
        <w:t>Propuesta de prototipo</w:t>
      </w:r>
      <w:bookmarkEnd w:id="71"/>
    </w:p>
    <w:p w14:paraId="63DA445B" w14:textId="110177F2" w:rsidR="007C585B" w:rsidRDefault="002E2242" w:rsidP="00DD0B6B">
      <w:pPr>
        <w:keepNext/>
      </w:pPr>
      <w:r w:rsidRPr="00C162C9">
        <w:rPr>
          <w:lang w:eastAsia="es-EC"/>
        </w:rPr>
        <w:drawing>
          <wp:inline distT="0" distB="0" distL="0" distR="0" wp14:anchorId="006340A1" wp14:editId="26A14D7D">
            <wp:extent cx="5943600" cy="2961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90D0" w14:textId="5023DDCE" w:rsidR="00DF034A" w:rsidRDefault="007C585B" w:rsidP="007C585B">
      <w:pPr>
        <w:pStyle w:val="Captio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57D38">
        <w:rPr>
          <w:noProof/>
        </w:rPr>
        <w:t>1</w:t>
      </w:r>
      <w:r>
        <w:fldChar w:fldCharType="end"/>
      </w:r>
      <w:r>
        <w:t>. Topología de red para pruebas</w:t>
      </w:r>
    </w:p>
    <w:tbl>
      <w:tblPr>
        <w:tblStyle w:val="TableGridLight"/>
        <w:tblW w:w="5000" w:type="pct"/>
        <w:tblLook w:val="04A0" w:firstRow="1" w:lastRow="0" w:firstColumn="1" w:lastColumn="0" w:noHBand="0" w:noVBand="1"/>
      </w:tblPr>
      <w:tblGrid>
        <w:gridCol w:w="1441"/>
        <w:gridCol w:w="951"/>
        <w:gridCol w:w="1569"/>
        <w:gridCol w:w="2012"/>
        <w:gridCol w:w="3377"/>
      </w:tblGrid>
      <w:tr w:rsidR="00307EEB" w:rsidRPr="00DD0B6B" w14:paraId="5A0BB09D" w14:textId="77777777" w:rsidTr="00DD0B6B">
        <w:trPr>
          <w:trHeight w:val="227"/>
        </w:trPr>
        <w:tc>
          <w:tcPr>
            <w:tcW w:w="770" w:type="pct"/>
            <w:noWrap/>
            <w:vAlign w:val="center"/>
            <w:hideMark/>
          </w:tcPr>
          <w:p w14:paraId="0CF64B51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b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b/>
                <w:color w:val="000000"/>
                <w:lang w:eastAsia="es-ES"/>
              </w:rPr>
              <w:t>Dispositivo</w:t>
            </w:r>
          </w:p>
        </w:tc>
        <w:tc>
          <w:tcPr>
            <w:tcW w:w="508" w:type="pct"/>
            <w:noWrap/>
            <w:vAlign w:val="center"/>
            <w:hideMark/>
          </w:tcPr>
          <w:p w14:paraId="5FB41E5E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b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b/>
                <w:color w:val="000000"/>
                <w:lang w:eastAsia="es-ES"/>
              </w:rPr>
              <w:t>Interfaz</w:t>
            </w:r>
          </w:p>
        </w:tc>
        <w:tc>
          <w:tcPr>
            <w:tcW w:w="839" w:type="pct"/>
            <w:noWrap/>
            <w:vAlign w:val="center"/>
            <w:hideMark/>
          </w:tcPr>
          <w:p w14:paraId="1BFDEFA2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b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b/>
                <w:color w:val="000000"/>
                <w:lang w:eastAsia="es-ES"/>
              </w:rPr>
              <w:t>Dirección IP</w:t>
            </w:r>
          </w:p>
        </w:tc>
        <w:tc>
          <w:tcPr>
            <w:tcW w:w="1076" w:type="pct"/>
            <w:noWrap/>
            <w:vAlign w:val="center"/>
            <w:hideMark/>
          </w:tcPr>
          <w:p w14:paraId="77DEE84C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b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b/>
                <w:color w:val="000000"/>
                <w:lang w:eastAsia="es-ES"/>
              </w:rPr>
              <w:t>Máscara de subred</w:t>
            </w:r>
          </w:p>
        </w:tc>
        <w:tc>
          <w:tcPr>
            <w:tcW w:w="1806" w:type="pct"/>
            <w:vAlign w:val="center"/>
            <w:hideMark/>
          </w:tcPr>
          <w:p w14:paraId="3D82B2A1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b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b/>
                <w:color w:val="000000"/>
                <w:lang w:eastAsia="es-ES"/>
              </w:rPr>
              <w:t>Puerta de enlace predeterminada</w:t>
            </w:r>
          </w:p>
        </w:tc>
      </w:tr>
      <w:tr w:rsidR="00307EEB" w:rsidRPr="001411A0" w14:paraId="15696DC8" w14:textId="77777777" w:rsidTr="00DD0B6B">
        <w:trPr>
          <w:trHeight w:val="227"/>
        </w:trPr>
        <w:tc>
          <w:tcPr>
            <w:tcW w:w="770" w:type="pct"/>
            <w:vMerge w:val="restart"/>
            <w:noWrap/>
            <w:vAlign w:val="center"/>
            <w:hideMark/>
          </w:tcPr>
          <w:p w14:paraId="0D8366FB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Internet</w:t>
            </w:r>
          </w:p>
        </w:tc>
        <w:tc>
          <w:tcPr>
            <w:tcW w:w="508" w:type="pct"/>
            <w:noWrap/>
            <w:vAlign w:val="center"/>
            <w:hideMark/>
          </w:tcPr>
          <w:p w14:paraId="05126CE6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S0/1</w:t>
            </w:r>
          </w:p>
        </w:tc>
        <w:tc>
          <w:tcPr>
            <w:tcW w:w="839" w:type="pct"/>
            <w:noWrap/>
            <w:vAlign w:val="center"/>
            <w:hideMark/>
          </w:tcPr>
          <w:p w14:paraId="2EE8727F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10.0.1.1</w:t>
            </w:r>
          </w:p>
        </w:tc>
        <w:tc>
          <w:tcPr>
            <w:tcW w:w="1076" w:type="pct"/>
            <w:noWrap/>
            <w:vAlign w:val="center"/>
            <w:hideMark/>
          </w:tcPr>
          <w:p w14:paraId="267D3BCB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255.0.0.0</w:t>
            </w:r>
          </w:p>
        </w:tc>
        <w:tc>
          <w:tcPr>
            <w:tcW w:w="1806" w:type="pct"/>
            <w:noWrap/>
            <w:vAlign w:val="center"/>
            <w:hideMark/>
          </w:tcPr>
          <w:p w14:paraId="2D6BA36E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N/A</w:t>
            </w:r>
          </w:p>
        </w:tc>
      </w:tr>
      <w:tr w:rsidR="00307EEB" w:rsidRPr="001411A0" w14:paraId="7C7A9851" w14:textId="77777777" w:rsidTr="00DD0B6B">
        <w:trPr>
          <w:trHeight w:val="227"/>
        </w:trPr>
        <w:tc>
          <w:tcPr>
            <w:tcW w:w="770" w:type="pct"/>
            <w:vMerge/>
            <w:vAlign w:val="center"/>
            <w:hideMark/>
          </w:tcPr>
          <w:p w14:paraId="08A55BB0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8" w:type="pct"/>
            <w:noWrap/>
            <w:vAlign w:val="center"/>
            <w:hideMark/>
          </w:tcPr>
          <w:p w14:paraId="4ABB3419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S0/2</w:t>
            </w:r>
          </w:p>
        </w:tc>
        <w:tc>
          <w:tcPr>
            <w:tcW w:w="839" w:type="pct"/>
            <w:noWrap/>
            <w:vAlign w:val="center"/>
            <w:hideMark/>
          </w:tcPr>
          <w:p w14:paraId="0ACA6FAA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10.0.2.1</w:t>
            </w:r>
          </w:p>
        </w:tc>
        <w:tc>
          <w:tcPr>
            <w:tcW w:w="1076" w:type="pct"/>
            <w:noWrap/>
            <w:vAlign w:val="center"/>
            <w:hideMark/>
          </w:tcPr>
          <w:p w14:paraId="132A724D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255.0.0.0</w:t>
            </w:r>
          </w:p>
        </w:tc>
        <w:tc>
          <w:tcPr>
            <w:tcW w:w="1806" w:type="pct"/>
            <w:noWrap/>
            <w:vAlign w:val="center"/>
            <w:hideMark/>
          </w:tcPr>
          <w:p w14:paraId="5E6FA786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N/A</w:t>
            </w:r>
          </w:p>
        </w:tc>
      </w:tr>
      <w:tr w:rsidR="00307EEB" w:rsidRPr="001411A0" w14:paraId="0A96C281" w14:textId="77777777" w:rsidTr="00DD0B6B">
        <w:trPr>
          <w:trHeight w:val="227"/>
        </w:trPr>
        <w:tc>
          <w:tcPr>
            <w:tcW w:w="770" w:type="pct"/>
            <w:vMerge w:val="restart"/>
            <w:noWrap/>
            <w:vAlign w:val="center"/>
            <w:hideMark/>
          </w:tcPr>
          <w:p w14:paraId="06325710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EdgeRouter1</w:t>
            </w:r>
          </w:p>
        </w:tc>
        <w:tc>
          <w:tcPr>
            <w:tcW w:w="508" w:type="pct"/>
            <w:noWrap/>
            <w:vAlign w:val="center"/>
            <w:hideMark/>
          </w:tcPr>
          <w:p w14:paraId="5442A933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S2/0</w:t>
            </w:r>
          </w:p>
        </w:tc>
        <w:tc>
          <w:tcPr>
            <w:tcW w:w="839" w:type="pct"/>
            <w:noWrap/>
            <w:vAlign w:val="center"/>
            <w:hideMark/>
          </w:tcPr>
          <w:p w14:paraId="1C61DFB3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10.0.1.2</w:t>
            </w:r>
          </w:p>
        </w:tc>
        <w:tc>
          <w:tcPr>
            <w:tcW w:w="1076" w:type="pct"/>
            <w:noWrap/>
            <w:vAlign w:val="center"/>
            <w:hideMark/>
          </w:tcPr>
          <w:p w14:paraId="71CF8528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255.0.0.0</w:t>
            </w:r>
          </w:p>
        </w:tc>
        <w:tc>
          <w:tcPr>
            <w:tcW w:w="1806" w:type="pct"/>
            <w:noWrap/>
            <w:vAlign w:val="center"/>
            <w:hideMark/>
          </w:tcPr>
          <w:p w14:paraId="41343309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N/A</w:t>
            </w:r>
          </w:p>
        </w:tc>
      </w:tr>
      <w:tr w:rsidR="00307EEB" w:rsidRPr="001411A0" w14:paraId="0564E627" w14:textId="77777777" w:rsidTr="00DD0B6B">
        <w:trPr>
          <w:trHeight w:val="227"/>
        </w:trPr>
        <w:tc>
          <w:tcPr>
            <w:tcW w:w="770" w:type="pct"/>
            <w:vMerge/>
            <w:vAlign w:val="center"/>
            <w:hideMark/>
          </w:tcPr>
          <w:p w14:paraId="54B0875C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8" w:type="pct"/>
            <w:noWrap/>
            <w:vAlign w:val="center"/>
            <w:hideMark/>
          </w:tcPr>
          <w:p w14:paraId="1345AC9E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S1/0</w:t>
            </w:r>
          </w:p>
        </w:tc>
        <w:tc>
          <w:tcPr>
            <w:tcW w:w="839" w:type="pct"/>
            <w:noWrap/>
            <w:vAlign w:val="center"/>
            <w:hideMark/>
          </w:tcPr>
          <w:p w14:paraId="72FBD4DB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172.16.0.1</w:t>
            </w:r>
          </w:p>
        </w:tc>
        <w:tc>
          <w:tcPr>
            <w:tcW w:w="1076" w:type="pct"/>
            <w:noWrap/>
            <w:vAlign w:val="center"/>
            <w:hideMark/>
          </w:tcPr>
          <w:p w14:paraId="4221BCE3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255.240.0.0</w:t>
            </w:r>
          </w:p>
        </w:tc>
        <w:tc>
          <w:tcPr>
            <w:tcW w:w="1806" w:type="pct"/>
            <w:noWrap/>
            <w:vAlign w:val="center"/>
            <w:hideMark/>
          </w:tcPr>
          <w:p w14:paraId="23581686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N/A</w:t>
            </w:r>
          </w:p>
        </w:tc>
      </w:tr>
      <w:tr w:rsidR="00307EEB" w:rsidRPr="001411A0" w14:paraId="320F641B" w14:textId="77777777" w:rsidTr="00DD0B6B">
        <w:trPr>
          <w:trHeight w:val="227"/>
        </w:trPr>
        <w:tc>
          <w:tcPr>
            <w:tcW w:w="770" w:type="pct"/>
            <w:vMerge/>
            <w:vAlign w:val="center"/>
            <w:hideMark/>
          </w:tcPr>
          <w:p w14:paraId="0ADE26FC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8" w:type="pct"/>
            <w:noWrap/>
            <w:vAlign w:val="center"/>
            <w:hideMark/>
          </w:tcPr>
          <w:p w14:paraId="078A4999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S1/1</w:t>
            </w:r>
          </w:p>
        </w:tc>
        <w:tc>
          <w:tcPr>
            <w:tcW w:w="839" w:type="pct"/>
            <w:noWrap/>
            <w:vAlign w:val="center"/>
            <w:hideMark/>
          </w:tcPr>
          <w:p w14:paraId="5F3620F6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172.16.1.1</w:t>
            </w:r>
          </w:p>
        </w:tc>
        <w:tc>
          <w:tcPr>
            <w:tcW w:w="1076" w:type="pct"/>
            <w:noWrap/>
            <w:vAlign w:val="center"/>
            <w:hideMark/>
          </w:tcPr>
          <w:p w14:paraId="3A9B67EA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255.240.0.0</w:t>
            </w:r>
          </w:p>
        </w:tc>
        <w:tc>
          <w:tcPr>
            <w:tcW w:w="1806" w:type="pct"/>
            <w:noWrap/>
            <w:vAlign w:val="center"/>
            <w:hideMark/>
          </w:tcPr>
          <w:p w14:paraId="76EE6115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N/A</w:t>
            </w:r>
          </w:p>
        </w:tc>
      </w:tr>
      <w:tr w:rsidR="00307EEB" w:rsidRPr="001411A0" w14:paraId="50AA81AC" w14:textId="77777777" w:rsidTr="00DD0B6B">
        <w:trPr>
          <w:trHeight w:val="227"/>
        </w:trPr>
        <w:tc>
          <w:tcPr>
            <w:tcW w:w="770" w:type="pct"/>
            <w:vMerge/>
            <w:vAlign w:val="center"/>
            <w:hideMark/>
          </w:tcPr>
          <w:p w14:paraId="138034DB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8" w:type="pct"/>
            <w:noWrap/>
            <w:vAlign w:val="center"/>
            <w:hideMark/>
          </w:tcPr>
          <w:p w14:paraId="38786F41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S1/2</w:t>
            </w:r>
          </w:p>
        </w:tc>
        <w:tc>
          <w:tcPr>
            <w:tcW w:w="839" w:type="pct"/>
            <w:noWrap/>
            <w:vAlign w:val="center"/>
            <w:hideMark/>
          </w:tcPr>
          <w:p w14:paraId="7F50E534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172.16.2.1</w:t>
            </w:r>
          </w:p>
        </w:tc>
        <w:tc>
          <w:tcPr>
            <w:tcW w:w="1076" w:type="pct"/>
            <w:noWrap/>
            <w:vAlign w:val="center"/>
            <w:hideMark/>
          </w:tcPr>
          <w:p w14:paraId="5D75FEDD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255.240.0.0</w:t>
            </w:r>
          </w:p>
        </w:tc>
        <w:tc>
          <w:tcPr>
            <w:tcW w:w="1806" w:type="pct"/>
            <w:noWrap/>
            <w:vAlign w:val="center"/>
            <w:hideMark/>
          </w:tcPr>
          <w:p w14:paraId="12BF519C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N/A</w:t>
            </w:r>
          </w:p>
        </w:tc>
      </w:tr>
      <w:tr w:rsidR="00307EEB" w:rsidRPr="001411A0" w14:paraId="53BD85C7" w14:textId="77777777" w:rsidTr="00DD0B6B">
        <w:trPr>
          <w:trHeight w:val="227"/>
        </w:trPr>
        <w:tc>
          <w:tcPr>
            <w:tcW w:w="770" w:type="pct"/>
            <w:vMerge/>
            <w:vAlign w:val="center"/>
            <w:hideMark/>
          </w:tcPr>
          <w:p w14:paraId="383D7F92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8" w:type="pct"/>
            <w:noWrap/>
            <w:vAlign w:val="center"/>
            <w:hideMark/>
          </w:tcPr>
          <w:p w14:paraId="2A53E6F2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S1/3</w:t>
            </w:r>
          </w:p>
        </w:tc>
        <w:tc>
          <w:tcPr>
            <w:tcW w:w="839" w:type="pct"/>
            <w:noWrap/>
            <w:vAlign w:val="center"/>
            <w:hideMark/>
          </w:tcPr>
          <w:p w14:paraId="6FCFA2C2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172.16.3.1</w:t>
            </w:r>
          </w:p>
        </w:tc>
        <w:tc>
          <w:tcPr>
            <w:tcW w:w="1076" w:type="pct"/>
            <w:noWrap/>
            <w:vAlign w:val="center"/>
            <w:hideMark/>
          </w:tcPr>
          <w:p w14:paraId="0BA3EC4F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255.240.0.0</w:t>
            </w:r>
          </w:p>
        </w:tc>
        <w:tc>
          <w:tcPr>
            <w:tcW w:w="1806" w:type="pct"/>
            <w:noWrap/>
            <w:vAlign w:val="center"/>
            <w:hideMark/>
          </w:tcPr>
          <w:p w14:paraId="2AAD41AE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N/A</w:t>
            </w:r>
          </w:p>
        </w:tc>
      </w:tr>
      <w:tr w:rsidR="00307EEB" w:rsidRPr="001411A0" w14:paraId="06A24AB7" w14:textId="77777777" w:rsidTr="00DD0B6B">
        <w:trPr>
          <w:trHeight w:val="227"/>
        </w:trPr>
        <w:tc>
          <w:tcPr>
            <w:tcW w:w="770" w:type="pct"/>
            <w:vMerge w:val="restart"/>
            <w:noWrap/>
            <w:vAlign w:val="center"/>
            <w:hideMark/>
          </w:tcPr>
          <w:p w14:paraId="28C20DC5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EdgeRouter2</w:t>
            </w:r>
          </w:p>
        </w:tc>
        <w:tc>
          <w:tcPr>
            <w:tcW w:w="508" w:type="pct"/>
            <w:noWrap/>
            <w:vAlign w:val="center"/>
            <w:hideMark/>
          </w:tcPr>
          <w:p w14:paraId="3796F650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S2/0</w:t>
            </w:r>
          </w:p>
        </w:tc>
        <w:tc>
          <w:tcPr>
            <w:tcW w:w="839" w:type="pct"/>
            <w:noWrap/>
            <w:vAlign w:val="center"/>
            <w:hideMark/>
          </w:tcPr>
          <w:p w14:paraId="35743A4C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10.0.2.2</w:t>
            </w:r>
          </w:p>
        </w:tc>
        <w:tc>
          <w:tcPr>
            <w:tcW w:w="1076" w:type="pct"/>
            <w:noWrap/>
            <w:vAlign w:val="center"/>
            <w:hideMark/>
          </w:tcPr>
          <w:p w14:paraId="46ED4A47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255.0.0.0</w:t>
            </w:r>
          </w:p>
        </w:tc>
        <w:tc>
          <w:tcPr>
            <w:tcW w:w="1806" w:type="pct"/>
            <w:noWrap/>
            <w:vAlign w:val="center"/>
            <w:hideMark/>
          </w:tcPr>
          <w:p w14:paraId="18476960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N/A</w:t>
            </w:r>
          </w:p>
        </w:tc>
      </w:tr>
      <w:tr w:rsidR="00307EEB" w:rsidRPr="001411A0" w14:paraId="3F43D3B3" w14:textId="77777777" w:rsidTr="00DD0B6B">
        <w:trPr>
          <w:trHeight w:val="227"/>
        </w:trPr>
        <w:tc>
          <w:tcPr>
            <w:tcW w:w="770" w:type="pct"/>
            <w:vMerge/>
            <w:vAlign w:val="center"/>
            <w:hideMark/>
          </w:tcPr>
          <w:p w14:paraId="1B1902DC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8" w:type="pct"/>
            <w:noWrap/>
            <w:vAlign w:val="center"/>
            <w:hideMark/>
          </w:tcPr>
          <w:p w14:paraId="298F6420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G0/0</w:t>
            </w:r>
          </w:p>
        </w:tc>
        <w:tc>
          <w:tcPr>
            <w:tcW w:w="839" w:type="pct"/>
            <w:noWrap/>
            <w:vAlign w:val="center"/>
            <w:hideMark/>
          </w:tcPr>
          <w:p w14:paraId="7D00EDEC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192.168.4.1</w:t>
            </w:r>
          </w:p>
        </w:tc>
        <w:tc>
          <w:tcPr>
            <w:tcW w:w="1076" w:type="pct"/>
            <w:noWrap/>
            <w:vAlign w:val="center"/>
            <w:hideMark/>
          </w:tcPr>
          <w:p w14:paraId="27B46FD2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255.255.255.0</w:t>
            </w:r>
          </w:p>
        </w:tc>
        <w:tc>
          <w:tcPr>
            <w:tcW w:w="1806" w:type="pct"/>
            <w:noWrap/>
            <w:vAlign w:val="center"/>
            <w:hideMark/>
          </w:tcPr>
          <w:p w14:paraId="50329325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N/A</w:t>
            </w:r>
          </w:p>
        </w:tc>
      </w:tr>
      <w:tr w:rsidR="00307EEB" w:rsidRPr="001411A0" w14:paraId="09DACA92" w14:textId="77777777" w:rsidTr="00DD0B6B">
        <w:trPr>
          <w:trHeight w:val="227"/>
        </w:trPr>
        <w:tc>
          <w:tcPr>
            <w:tcW w:w="770" w:type="pct"/>
            <w:vMerge w:val="restart"/>
            <w:noWrap/>
            <w:vAlign w:val="center"/>
            <w:hideMark/>
          </w:tcPr>
          <w:p w14:paraId="281D4B07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Quito</w:t>
            </w:r>
          </w:p>
        </w:tc>
        <w:tc>
          <w:tcPr>
            <w:tcW w:w="508" w:type="pct"/>
            <w:noWrap/>
            <w:vAlign w:val="center"/>
            <w:hideMark/>
          </w:tcPr>
          <w:p w14:paraId="06D40C96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S1/0</w:t>
            </w:r>
          </w:p>
        </w:tc>
        <w:tc>
          <w:tcPr>
            <w:tcW w:w="839" w:type="pct"/>
            <w:noWrap/>
            <w:vAlign w:val="center"/>
            <w:hideMark/>
          </w:tcPr>
          <w:p w14:paraId="0FF37D15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172.16.0.2</w:t>
            </w:r>
          </w:p>
        </w:tc>
        <w:tc>
          <w:tcPr>
            <w:tcW w:w="1076" w:type="pct"/>
            <w:noWrap/>
            <w:vAlign w:val="center"/>
            <w:hideMark/>
          </w:tcPr>
          <w:p w14:paraId="0B125703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255.240.0.0</w:t>
            </w:r>
          </w:p>
        </w:tc>
        <w:tc>
          <w:tcPr>
            <w:tcW w:w="1806" w:type="pct"/>
            <w:noWrap/>
            <w:vAlign w:val="center"/>
            <w:hideMark/>
          </w:tcPr>
          <w:p w14:paraId="59A0D366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N/A</w:t>
            </w:r>
          </w:p>
        </w:tc>
      </w:tr>
      <w:tr w:rsidR="00307EEB" w:rsidRPr="001411A0" w14:paraId="19EE9100" w14:textId="77777777" w:rsidTr="00DD0B6B">
        <w:trPr>
          <w:trHeight w:val="227"/>
        </w:trPr>
        <w:tc>
          <w:tcPr>
            <w:tcW w:w="770" w:type="pct"/>
            <w:vMerge/>
            <w:vAlign w:val="center"/>
            <w:hideMark/>
          </w:tcPr>
          <w:p w14:paraId="299A06B3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8" w:type="pct"/>
            <w:noWrap/>
            <w:vAlign w:val="center"/>
            <w:hideMark/>
          </w:tcPr>
          <w:p w14:paraId="14FFDBB2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G0/0</w:t>
            </w:r>
          </w:p>
        </w:tc>
        <w:tc>
          <w:tcPr>
            <w:tcW w:w="839" w:type="pct"/>
            <w:noWrap/>
            <w:vAlign w:val="center"/>
            <w:hideMark/>
          </w:tcPr>
          <w:p w14:paraId="369BE6E6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192.168.0.1</w:t>
            </w:r>
          </w:p>
        </w:tc>
        <w:tc>
          <w:tcPr>
            <w:tcW w:w="1076" w:type="pct"/>
            <w:noWrap/>
            <w:vAlign w:val="center"/>
            <w:hideMark/>
          </w:tcPr>
          <w:p w14:paraId="15F5D7FB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255.255.255.0</w:t>
            </w:r>
          </w:p>
        </w:tc>
        <w:tc>
          <w:tcPr>
            <w:tcW w:w="1806" w:type="pct"/>
            <w:noWrap/>
            <w:vAlign w:val="center"/>
            <w:hideMark/>
          </w:tcPr>
          <w:p w14:paraId="136B642B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N/A</w:t>
            </w:r>
          </w:p>
        </w:tc>
      </w:tr>
      <w:tr w:rsidR="00307EEB" w:rsidRPr="001411A0" w14:paraId="2ECC1542" w14:textId="77777777" w:rsidTr="00DD0B6B">
        <w:trPr>
          <w:trHeight w:val="227"/>
        </w:trPr>
        <w:tc>
          <w:tcPr>
            <w:tcW w:w="770" w:type="pct"/>
            <w:vMerge w:val="restart"/>
            <w:noWrap/>
            <w:vAlign w:val="center"/>
            <w:hideMark/>
          </w:tcPr>
          <w:p w14:paraId="703D7C7F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Guayaquil</w:t>
            </w:r>
          </w:p>
        </w:tc>
        <w:tc>
          <w:tcPr>
            <w:tcW w:w="508" w:type="pct"/>
            <w:noWrap/>
            <w:vAlign w:val="center"/>
            <w:hideMark/>
          </w:tcPr>
          <w:p w14:paraId="01DE09A1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S1/0</w:t>
            </w:r>
          </w:p>
        </w:tc>
        <w:tc>
          <w:tcPr>
            <w:tcW w:w="839" w:type="pct"/>
            <w:noWrap/>
            <w:vAlign w:val="center"/>
            <w:hideMark/>
          </w:tcPr>
          <w:p w14:paraId="3E2411C5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172.16.1.2</w:t>
            </w:r>
          </w:p>
        </w:tc>
        <w:tc>
          <w:tcPr>
            <w:tcW w:w="1076" w:type="pct"/>
            <w:noWrap/>
            <w:vAlign w:val="center"/>
            <w:hideMark/>
          </w:tcPr>
          <w:p w14:paraId="08CA99D3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255.240.0.0</w:t>
            </w:r>
          </w:p>
        </w:tc>
        <w:tc>
          <w:tcPr>
            <w:tcW w:w="1806" w:type="pct"/>
            <w:noWrap/>
            <w:vAlign w:val="center"/>
            <w:hideMark/>
          </w:tcPr>
          <w:p w14:paraId="5F7BE34E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N/A</w:t>
            </w:r>
          </w:p>
        </w:tc>
      </w:tr>
      <w:tr w:rsidR="00307EEB" w:rsidRPr="001411A0" w14:paraId="50CDDF09" w14:textId="77777777" w:rsidTr="00DD0B6B">
        <w:trPr>
          <w:trHeight w:val="227"/>
        </w:trPr>
        <w:tc>
          <w:tcPr>
            <w:tcW w:w="770" w:type="pct"/>
            <w:vMerge/>
            <w:vAlign w:val="center"/>
            <w:hideMark/>
          </w:tcPr>
          <w:p w14:paraId="66584A5C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8" w:type="pct"/>
            <w:noWrap/>
            <w:vAlign w:val="center"/>
            <w:hideMark/>
          </w:tcPr>
          <w:p w14:paraId="64298CE7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G0/0</w:t>
            </w:r>
          </w:p>
        </w:tc>
        <w:tc>
          <w:tcPr>
            <w:tcW w:w="839" w:type="pct"/>
            <w:noWrap/>
            <w:vAlign w:val="center"/>
            <w:hideMark/>
          </w:tcPr>
          <w:p w14:paraId="290F5FD2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192.168.1.1</w:t>
            </w:r>
          </w:p>
        </w:tc>
        <w:tc>
          <w:tcPr>
            <w:tcW w:w="1076" w:type="pct"/>
            <w:noWrap/>
            <w:vAlign w:val="center"/>
            <w:hideMark/>
          </w:tcPr>
          <w:p w14:paraId="4DDBD654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255.255.255.0</w:t>
            </w:r>
          </w:p>
        </w:tc>
        <w:tc>
          <w:tcPr>
            <w:tcW w:w="1806" w:type="pct"/>
            <w:noWrap/>
            <w:vAlign w:val="center"/>
            <w:hideMark/>
          </w:tcPr>
          <w:p w14:paraId="05BA2298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N/A</w:t>
            </w:r>
          </w:p>
        </w:tc>
      </w:tr>
      <w:tr w:rsidR="00307EEB" w:rsidRPr="001411A0" w14:paraId="7E6702F1" w14:textId="77777777" w:rsidTr="00DD0B6B">
        <w:trPr>
          <w:trHeight w:val="227"/>
        </w:trPr>
        <w:tc>
          <w:tcPr>
            <w:tcW w:w="770" w:type="pct"/>
            <w:vMerge w:val="restart"/>
            <w:noWrap/>
            <w:vAlign w:val="center"/>
            <w:hideMark/>
          </w:tcPr>
          <w:p w14:paraId="04F2307E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Cuenca</w:t>
            </w:r>
          </w:p>
        </w:tc>
        <w:tc>
          <w:tcPr>
            <w:tcW w:w="508" w:type="pct"/>
            <w:noWrap/>
            <w:vAlign w:val="center"/>
            <w:hideMark/>
          </w:tcPr>
          <w:p w14:paraId="5A3B0B8B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S1/0</w:t>
            </w:r>
          </w:p>
        </w:tc>
        <w:tc>
          <w:tcPr>
            <w:tcW w:w="839" w:type="pct"/>
            <w:noWrap/>
            <w:vAlign w:val="center"/>
            <w:hideMark/>
          </w:tcPr>
          <w:p w14:paraId="2636AF0F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172.16.2.2</w:t>
            </w:r>
          </w:p>
        </w:tc>
        <w:tc>
          <w:tcPr>
            <w:tcW w:w="1076" w:type="pct"/>
            <w:noWrap/>
            <w:vAlign w:val="center"/>
            <w:hideMark/>
          </w:tcPr>
          <w:p w14:paraId="1AE6AAF1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255.240.0.0</w:t>
            </w:r>
          </w:p>
        </w:tc>
        <w:tc>
          <w:tcPr>
            <w:tcW w:w="1806" w:type="pct"/>
            <w:noWrap/>
            <w:vAlign w:val="center"/>
            <w:hideMark/>
          </w:tcPr>
          <w:p w14:paraId="1E38A6E3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N/A</w:t>
            </w:r>
          </w:p>
        </w:tc>
      </w:tr>
      <w:tr w:rsidR="00307EEB" w:rsidRPr="001411A0" w14:paraId="2CF1F536" w14:textId="77777777" w:rsidTr="00DD0B6B">
        <w:trPr>
          <w:trHeight w:val="227"/>
        </w:trPr>
        <w:tc>
          <w:tcPr>
            <w:tcW w:w="770" w:type="pct"/>
            <w:vMerge/>
            <w:vAlign w:val="center"/>
            <w:hideMark/>
          </w:tcPr>
          <w:p w14:paraId="50E8C565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8" w:type="pct"/>
            <w:noWrap/>
            <w:vAlign w:val="center"/>
            <w:hideMark/>
          </w:tcPr>
          <w:p w14:paraId="0CE998A0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G0/0</w:t>
            </w:r>
          </w:p>
        </w:tc>
        <w:tc>
          <w:tcPr>
            <w:tcW w:w="839" w:type="pct"/>
            <w:noWrap/>
            <w:vAlign w:val="center"/>
            <w:hideMark/>
          </w:tcPr>
          <w:p w14:paraId="7890D8EF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192.168.2.1</w:t>
            </w:r>
          </w:p>
        </w:tc>
        <w:tc>
          <w:tcPr>
            <w:tcW w:w="1076" w:type="pct"/>
            <w:noWrap/>
            <w:vAlign w:val="center"/>
            <w:hideMark/>
          </w:tcPr>
          <w:p w14:paraId="67DF4C79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255.255.255.0</w:t>
            </w:r>
          </w:p>
        </w:tc>
        <w:tc>
          <w:tcPr>
            <w:tcW w:w="1806" w:type="pct"/>
            <w:noWrap/>
            <w:vAlign w:val="center"/>
            <w:hideMark/>
          </w:tcPr>
          <w:p w14:paraId="7C859D56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N/A</w:t>
            </w:r>
          </w:p>
        </w:tc>
      </w:tr>
      <w:tr w:rsidR="00307EEB" w:rsidRPr="001411A0" w14:paraId="0F459174" w14:textId="77777777" w:rsidTr="00DD0B6B">
        <w:trPr>
          <w:trHeight w:val="227"/>
        </w:trPr>
        <w:tc>
          <w:tcPr>
            <w:tcW w:w="770" w:type="pct"/>
            <w:vMerge w:val="restart"/>
            <w:noWrap/>
            <w:vAlign w:val="center"/>
            <w:hideMark/>
          </w:tcPr>
          <w:p w14:paraId="5958F3F4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Loja</w:t>
            </w:r>
          </w:p>
        </w:tc>
        <w:tc>
          <w:tcPr>
            <w:tcW w:w="508" w:type="pct"/>
            <w:noWrap/>
            <w:vAlign w:val="center"/>
            <w:hideMark/>
          </w:tcPr>
          <w:p w14:paraId="4493C197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S1/0</w:t>
            </w:r>
          </w:p>
        </w:tc>
        <w:tc>
          <w:tcPr>
            <w:tcW w:w="839" w:type="pct"/>
            <w:noWrap/>
            <w:vAlign w:val="center"/>
            <w:hideMark/>
          </w:tcPr>
          <w:p w14:paraId="7376918C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172.16.3.2</w:t>
            </w:r>
          </w:p>
        </w:tc>
        <w:tc>
          <w:tcPr>
            <w:tcW w:w="1076" w:type="pct"/>
            <w:noWrap/>
            <w:vAlign w:val="center"/>
            <w:hideMark/>
          </w:tcPr>
          <w:p w14:paraId="26BAA3F1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255.240.0.0</w:t>
            </w:r>
          </w:p>
        </w:tc>
        <w:tc>
          <w:tcPr>
            <w:tcW w:w="1806" w:type="pct"/>
            <w:noWrap/>
            <w:vAlign w:val="center"/>
            <w:hideMark/>
          </w:tcPr>
          <w:p w14:paraId="61302698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N/A</w:t>
            </w:r>
          </w:p>
        </w:tc>
      </w:tr>
      <w:tr w:rsidR="00307EEB" w:rsidRPr="001411A0" w14:paraId="571D017F" w14:textId="77777777" w:rsidTr="00DD0B6B">
        <w:trPr>
          <w:trHeight w:val="227"/>
        </w:trPr>
        <w:tc>
          <w:tcPr>
            <w:tcW w:w="770" w:type="pct"/>
            <w:vMerge/>
            <w:vAlign w:val="center"/>
            <w:hideMark/>
          </w:tcPr>
          <w:p w14:paraId="7AE9C8C2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508" w:type="pct"/>
            <w:noWrap/>
            <w:vAlign w:val="center"/>
            <w:hideMark/>
          </w:tcPr>
          <w:p w14:paraId="75C7AE76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G0/0</w:t>
            </w:r>
          </w:p>
        </w:tc>
        <w:tc>
          <w:tcPr>
            <w:tcW w:w="839" w:type="pct"/>
            <w:noWrap/>
            <w:vAlign w:val="center"/>
            <w:hideMark/>
          </w:tcPr>
          <w:p w14:paraId="087CEBF7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192.68.3.1</w:t>
            </w:r>
          </w:p>
        </w:tc>
        <w:tc>
          <w:tcPr>
            <w:tcW w:w="1076" w:type="pct"/>
            <w:noWrap/>
            <w:vAlign w:val="center"/>
            <w:hideMark/>
          </w:tcPr>
          <w:p w14:paraId="3B752963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255.255.255.0</w:t>
            </w:r>
          </w:p>
        </w:tc>
        <w:tc>
          <w:tcPr>
            <w:tcW w:w="1806" w:type="pct"/>
            <w:noWrap/>
            <w:vAlign w:val="center"/>
            <w:hideMark/>
          </w:tcPr>
          <w:p w14:paraId="18C19FD2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N/A</w:t>
            </w:r>
          </w:p>
        </w:tc>
      </w:tr>
      <w:tr w:rsidR="00307EEB" w:rsidRPr="001411A0" w14:paraId="1DBD4001" w14:textId="77777777" w:rsidTr="00DD0B6B">
        <w:trPr>
          <w:trHeight w:val="227"/>
        </w:trPr>
        <w:tc>
          <w:tcPr>
            <w:tcW w:w="770" w:type="pct"/>
            <w:noWrap/>
            <w:vAlign w:val="center"/>
            <w:hideMark/>
          </w:tcPr>
          <w:p w14:paraId="0ECF468C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Domain-srv</w:t>
            </w:r>
          </w:p>
        </w:tc>
        <w:tc>
          <w:tcPr>
            <w:tcW w:w="508" w:type="pct"/>
            <w:noWrap/>
            <w:vAlign w:val="center"/>
            <w:hideMark/>
          </w:tcPr>
          <w:p w14:paraId="40D2216E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Eth1</w:t>
            </w:r>
          </w:p>
        </w:tc>
        <w:tc>
          <w:tcPr>
            <w:tcW w:w="839" w:type="pct"/>
            <w:noWrap/>
            <w:vAlign w:val="center"/>
            <w:hideMark/>
          </w:tcPr>
          <w:p w14:paraId="5859581E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192.168.0.100</w:t>
            </w:r>
          </w:p>
        </w:tc>
        <w:tc>
          <w:tcPr>
            <w:tcW w:w="1076" w:type="pct"/>
            <w:noWrap/>
            <w:vAlign w:val="center"/>
            <w:hideMark/>
          </w:tcPr>
          <w:p w14:paraId="76966AF6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255.255.255.0</w:t>
            </w:r>
          </w:p>
        </w:tc>
        <w:tc>
          <w:tcPr>
            <w:tcW w:w="1806" w:type="pct"/>
            <w:noWrap/>
            <w:vAlign w:val="center"/>
            <w:hideMark/>
          </w:tcPr>
          <w:p w14:paraId="03924712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192.168.0.1</w:t>
            </w:r>
          </w:p>
        </w:tc>
      </w:tr>
      <w:tr w:rsidR="00307EEB" w:rsidRPr="001411A0" w14:paraId="4F399B89" w14:textId="77777777" w:rsidTr="00DD0B6B">
        <w:trPr>
          <w:trHeight w:val="227"/>
        </w:trPr>
        <w:tc>
          <w:tcPr>
            <w:tcW w:w="770" w:type="pct"/>
            <w:noWrap/>
            <w:vAlign w:val="center"/>
            <w:hideMark/>
          </w:tcPr>
          <w:p w14:paraId="004D1E44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File-srv</w:t>
            </w:r>
          </w:p>
        </w:tc>
        <w:tc>
          <w:tcPr>
            <w:tcW w:w="508" w:type="pct"/>
            <w:noWrap/>
            <w:vAlign w:val="center"/>
            <w:hideMark/>
          </w:tcPr>
          <w:p w14:paraId="298EB726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Eth1</w:t>
            </w:r>
          </w:p>
        </w:tc>
        <w:tc>
          <w:tcPr>
            <w:tcW w:w="839" w:type="pct"/>
            <w:noWrap/>
            <w:vAlign w:val="center"/>
            <w:hideMark/>
          </w:tcPr>
          <w:p w14:paraId="6314F93B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192.168.1.100</w:t>
            </w:r>
          </w:p>
        </w:tc>
        <w:tc>
          <w:tcPr>
            <w:tcW w:w="1076" w:type="pct"/>
            <w:noWrap/>
            <w:vAlign w:val="center"/>
            <w:hideMark/>
          </w:tcPr>
          <w:p w14:paraId="36AA3F26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255.255.255.0</w:t>
            </w:r>
          </w:p>
        </w:tc>
        <w:tc>
          <w:tcPr>
            <w:tcW w:w="1806" w:type="pct"/>
            <w:noWrap/>
            <w:vAlign w:val="center"/>
            <w:hideMark/>
          </w:tcPr>
          <w:p w14:paraId="3C45722A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192.168.1.1</w:t>
            </w:r>
          </w:p>
        </w:tc>
      </w:tr>
      <w:tr w:rsidR="00307EEB" w:rsidRPr="001411A0" w14:paraId="43743B88" w14:textId="77777777" w:rsidTr="00DD0B6B">
        <w:trPr>
          <w:trHeight w:val="227"/>
        </w:trPr>
        <w:tc>
          <w:tcPr>
            <w:tcW w:w="770" w:type="pct"/>
            <w:noWrap/>
            <w:vAlign w:val="center"/>
            <w:hideMark/>
          </w:tcPr>
          <w:p w14:paraId="7010AE48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Web-srv</w:t>
            </w:r>
          </w:p>
        </w:tc>
        <w:tc>
          <w:tcPr>
            <w:tcW w:w="508" w:type="pct"/>
            <w:noWrap/>
            <w:vAlign w:val="center"/>
            <w:hideMark/>
          </w:tcPr>
          <w:p w14:paraId="4AFB065A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Eth1</w:t>
            </w:r>
          </w:p>
        </w:tc>
        <w:tc>
          <w:tcPr>
            <w:tcW w:w="839" w:type="pct"/>
            <w:noWrap/>
            <w:vAlign w:val="center"/>
            <w:hideMark/>
          </w:tcPr>
          <w:p w14:paraId="1B2F90D3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192.168.2.100</w:t>
            </w:r>
          </w:p>
        </w:tc>
        <w:tc>
          <w:tcPr>
            <w:tcW w:w="1076" w:type="pct"/>
            <w:noWrap/>
            <w:vAlign w:val="center"/>
            <w:hideMark/>
          </w:tcPr>
          <w:p w14:paraId="0AD3B83C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255.255.255.0</w:t>
            </w:r>
          </w:p>
        </w:tc>
        <w:tc>
          <w:tcPr>
            <w:tcW w:w="1806" w:type="pct"/>
            <w:noWrap/>
            <w:vAlign w:val="center"/>
            <w:hideMark/>
          </w:tcPr>
          <w:p w14:paraId="774F9782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192.168.2.1</w:t>
            </w:r>
          </w:p>
        </w:tc>
      </w:tr>
      <w:tr w:rsidR="00307EEB" w:rsidRPr="001411A0" w14:paraId="3D75618A" w14:textId="77777777" w:rsidTr="00DD0B6B">
        <w:trPr>
          <w:trHeight w:val="227"/>
        </w:trPr>
        <w:tc>
          <w:tcPr>
            <w:tcW w:w="770" w:type="pct"/>
            <w:noWrap/>
            <w:vAlign w:val="center"/>
            <w:hideMark/>
          </w:tcPr>
          <w:p w14:paraId="5D1C9A0F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Mail-srv</w:t>
            </w:r>
          </w:p>
        </w:tc>
        <w:tc>
          <w:tcPr>
            <w:tcW w:w="508" w:type="pct"/>
            <w:noWrap/>
            <w:vAlign w:val="center"/>
            <w:hideMark/>
          </w:tcPr>
          <w:p w14:paraId="2D4F207F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Eth1</w:t>
            </w:r>
          </w:p>
        </w:tc>
        <w:tc>
          <w:tcPr>
            <w:tcW w:w="839" w:type="pct"/>
            <w:noWrap/>
            <w:vAlign w:val="center"/>
            <w:hideMark/>
          </w:tcPr>
          <w:p w14:paraId="4F9E62F4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192.168.3.100</w:t>
            </w:r>
          </w:p>
        </w:tc>
        <w:tc>
          <w:tcPr>
            <w:tcW w:w="1076" w:type="pct"/>
            <w:noWrap/>
            <w:vAlign w:val="center"/>
            <w:hideMark/>
          </w:tcPr>
          <w:p w14:paraId="0A471B09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255.255.255.0</w:t>
            </w:r>
          </w:p>
        </w:tc>
        <w:tc>
          <w:tcPr>
            <w:tcW w:w="1806" w:type="pct"/>
            <w:noWrap/>
            <w:vAlign w:val="center"/>
            <w:hideMark/>
          </w:tcPr>
          <w:p w14:paraId="64E4ED6D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192.168.3.1</w:t>
            </w:r>
          </w:p>
        </w:tc>
      </w:tr>
      <w:tr w:rsidR="00307EEB" w:rsidRPr="001411A0" w14:paraId="697F4EBE" w14:textId="77777777" w:rsidTr="00DD0B6B">
        <w:trPr>
          <w:trHeight w:val="227"/>
        </w:trPr>
        <w:tc>
          <w:tcPr>
            <w:tcW w:w="770" w:type="pct"/>
            <w:noWrap/>
            <w:vAlign w:val="center"/>
            <w:hideMark/>
          </w:tcPr>
          <w:p w14:paraId="5B2BB709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PC-1</w:t>
            </w:r>
          </w:p>
        </w:tc>
        <w:tc>
          <w:tcPr>
            <w:tcW w:w="508" w:type="pct"/>
            <w:noWrap/>
            <w:vAlign w:val="center"/>
            <w:hideMark/>
          </w:tcPr>
          <w:p w14:paraId="3719AE2F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Eth1</w:t>
            </w:r>
          </w:p>
        </w:tc>
        <w:tc>
          <w:tcPr>
            <w:tcW w:w="839" w:type="pct"/>
            <w:noWrap/>
            <w:vAlign w:val="center"/>
            <w:hideMark/>
          </w:tcPr>
          <w:p w14:paraId="6F3C19B6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192.168.4.101</w:t>
            </w:r>
          </w:p>
        </w:tc>
        <w:tc>
          <w:tcPr>
            <w:tcW w:w="1076" w:type="pct"/>
            <w:noWrap/>
            <w:vAlign w:val="center"/>
            <w:hideMark/>
          </w:tcPr>
          <w:p w14:paraId="6FB356BF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255.255.255.0</w:t>
            </w:r>
          </w:p>
        </w:tc>
        <w:tc>
          <w:tcPr>
            <w:tcW w:w="1806" w:type="pct"/>
            <w:noWrap/>
            <w:vAlign w:val="center"/>
            <w:hideMark/>
          </w:tcPr>
          <w:p w14:paraId="4E13D280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192.168.4.1</w:t>
            </w:r>
          </w:p>
        </w:tc>
      </w:tr>
      <w:tr w:rsidR="00307EEB" w:rsidRPr="001411A0" w14:paraId="7377BB53" w14:textId="77777777" w:rsidTr="00DD0B6B">
        <w:trPr>
          <w:trHeight w:val="227"/>
        </w:trPr>
        <w:tc>
          <w:tcPr>
            <w:tcW w:w="770" w:type="pct"/>
            <w:noWrap/>
            <w:vAlign w:val="center"/>
            <w:hideMark/>
          </w:tcPr>
          <w:p w14:paraId="53FCAB7C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PC-2</w:t>
            </w:r>
          </w:p>
        </w:tc>
        <w:tc>
          <w:tcPr>
            <w:tcW w:w="508" w:type="pct"/>
            <w:noWrap/>
            <w:vAlign w:val="center"/>
            <w:hideMark/>
          </w:tcPr>
          <w:p w14:paraId="1F4B936F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Eth1</w:t>
            </w:r>
          </w:p>
        </w:tc>
        <w:tc>
          <w:tcPr>
            <w:tcW w:w="839" w:type="pct"/>
            <w:noWrap/>
            <w:vAlign w:val="center"/>
            <w:hideMark/>
          </w:tcPr>
          <w:p w14:paraId="3163C591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192.168.4.102</w:t>
            </w:r>
          </w:p>
        </w:tc>
        <w:tc>
          <w:tcPr>
            <w:tcW w:w="1076" w:type="pct"/>
            <w:noWrap/>
            <w:vAlign w:val="center"/>
            <w:hideMark/>
          </w:tcPr>
          <w:p w14:paraId="5B9F2703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255.255.255.0</w:t>
            </w:r>
          </w:p>
        </w:tc>
        <w:tc>
          <w:tcPr>
            <w:tcW w:w="1806" w:type="pct"/>
            <w:noWrap/>
            <w:vAlign w:val="center"/>
            <w:hideMark/>
          </w:tcPr>
          <w:p w14:paraId="03A8880B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192.168.4.1</w:t>
            </w:r>
          </w:p>
        </w:tc>
      </w:tr>
      <w:tr w:rsidR="00307EEB" w:rsidRPr="001411A0" w14:paraId="42EEB066" w14:textId="77777777" w:rsidTr="00DD0B6B">
        <w:trPr>
          <w:trHeight w:val="227"/>
        </w:trPr>
        <w:tc>
          <w:tcPr>
            <w:tcW w:w="770" w:type="pct"/>
            <w:noWrap/>
            <w:vAlign w:val="center"/>
            <w:hideMark/>
          </w:tcPr>
          <w:p w14:paraId="535A5B3C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PC-3</w:t>
            </w:r>
          </w:p>
        </w:tc>
        <w:tc>
          <w:tcPr>
            <w:tcW w:w="508" w:type="pct"/>
            <w:noWrap/>
            <w:vAlign w:val="center"/>
            <w:hideMark/>
          </w:tcPr>
          <w:p w14:paraId="4C6ADED8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Eth1</w:t>
            </w:r>
          </w:p>
        </w:tc>
        <w:tc>
          <w:tcPr>
            <w:tcW w:w="839" w:type="pct"/>
            <w:noWrap/>
            <w:vAlign w:val="center"/>
            <w:hideMark/>
          </w:tcPr>
          <w:p w14:paraId="3AF3DA56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192.168.4.103</w:t>
            </w:r>
          </w:p>
        </w:tc>
        <w:tc>
          <w:tcPr>
            <w:tcW w:w="1076" w:type="pct"/>
            <w:noWrap/>
            <w:vAlign w:val="center"/>
            <w:hideMark/>
          </w:tcPr>
          <w:p w14:paraId="380BF53A" w14:textId="77777777" w:rsidR="001411A0" w:rsidRPr="00C162C9" w:rsidRDefault="001411A0" w:rsidP="00DD0B6B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255.255.255.0</w:t>
            </w:r>
          </w:p>
        </w:tc>
        <w:tc>
          <w:tcPr>
            <w:tcW w:w="1806" w:type="pct"/>
            <w:noWrap/>
            <w:vAlign w:val="center"/>
            <w:hideMark/>
          </w:tcPr>
          <w:p w14:paraId="3DCB7FB2" w14:textId="77777777" w:rsidR="001411A0" w:rsidRPr="00C162C9" w:rsidRDefault="001411A0" w:rsidP="00DD0B6B">
            <w:pPr>
              <w:keepNext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162C9">
              <w:rPr>
                <w:rFonts w:ascii="Calibri" w:eastAsia="Times New Roman" w:hAnsi="Calibri" w:cs="Calibri"/>
                <w:color w:val="000000"/>
                <w:lang w:eastAsia="es-ES"/>
              </w:rPr>
              <w:t>192.168.4.1</w:t>
            </w:r>
          </w:p>
        </w:tc>
      </w:tr>
    </w:tbl>
    <w:p w14:paraId="4E8AA119" w14:textId="678C658C" w:rsidR="001411A0" w:rsidRDefault="00307EEB" w:rsidP="00DD0B6B">
      <w:pPr>
        <w:pStyle w:val="Caption"/>
        <w:jc w:val="center"/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Direccionamiento de red para pruebas</w:t>
      </w:r>
    </w:p>
    <w:p w14:paraId="5015817E" w14:textId="5FE1B63C" w:rsidR="001F0E07" w:rsidRDefault="00FC684E" w:rsidP="00892EC5">
      <w:pPr>
        <w:keepNext/>
      </w:pPr>
      <w:bookmarkStart w:id="72" w:name="_Toc16020917"/>
      <w:r w:rsidRPr="00892EC5">
        <w:rPr>
          <w:rStyle w:val="Heading1Char"/>
        </w:rPr>
        <w:t xml:space="preserve">Planificación de </w:t>
      </w:r>
      <w:r w:rsidR="00C109CD">
        <w:rPr>
          <w:rStyle w:val="Heading1Char"/>
        </w:rPr>
        <w:t>a</w:t>
      </w:r>
      <w:r w:rsidRPr="00892EC5">
        <w:rPr>
          <w:rStyle w:val="Heading1Char"/>
        </w:rPr>
        <w:t>ctividades</w:t>
      </w:r>
      <w:bookmarkEnd w:id="72"/>
      <w:r w:rsidR="001F0E07" w:rsidRPr="00C162C9">
        <w:rPr>
          <w:lang w:eastAsia="es-EC"/>
        </w:rPr>
        <w:drawing>
          <wp:inline distT="0" distB="0" distL="0" distR="0" wp14:anchorId="11415E91" wp14:editId="6BBF74EA">
            <wp:extent cx="5943600" cy="38309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B39C" w14:textId="290D20AE" w:rsidR="00FC684E" w:rsidRDefault="001F0E07" w:rsidP="001F0E07">
      <w:pPr>
        <w:pStyle w:val="Captio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57D38">
        <w:rPr>
          <w:noProof/>
        </w:rPr>
        <w:t>2</w:t>
      </w:r>
      <w:r>
        <w:fldChar w:fldCharType="end"/>
      </w:r>
      <w:r>
        <w:t xml:space="preserve">: Actividades asignadas en Microsoft </w:t>
      </w:r>
      <w:proofErr w:type="spellStart"/>
      <w:r>
        <w:t>Planner</w:t>
      </w:r>
      <w:proofErr w:type="spellEnd"/>
    </w:p>
    <w:p w14:paraId="7017F4ED" w14:textId="77777777" w:rsidR="001F0E07" w:rsidRDefault="001F0E07" w:rsidP="001F0E07"/>
    <w:p w14:paraId="2D1647C8" w14:textId="77777777" w:rsidR="00601FB7" w:rsidRDefault="00601FB7" w:rsidP="00892EC5">
      <w:pPr>
        <w:keepNext/>
        <w:jc w:val="center"/>
      </w:pPr>
      <w:r>
        <w:rPr>
          <w:lang w:eastAsia="es-EC"/>
        </w:rPr>
        <w:drawing>
          <wp:inline distT="0" distB="0" distL="0" distR="0" wp14:anchorId="5D77E5CA" wp14:editId="1B970F56">
            <wp:extent cx="5943600" cy="27597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8EA7" w14:textId="2E21D68D" w:rsidR="001F0E07" w:rsidRDefault="00601FB7" w:rsidP="00892EC5">
      <w:pPr>
        <w:pStyle w:val="Captio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57D38">
        <w:rPr>
          <w:noProof/>
        </w:rPr>
        <w:t>3</w:t>
      </w:r>
      <w:r>
        <w:fldChar w:fldCharType="end"/>
      </w:r>
      <w:r>
        <w:t>: Diagrama de Gantt de las actividades realizadas</w:t>
      </w:r>
    </w:p>
    <w:p w14:paraId="56DC3B38" w14:textId="284C58E1" w:rsidR="00222B6A" w:rsidRDefault="004B4B20">
      <w:pPr>
        <w:pStyle w:val="Heading1"/>
      </w:pPr>
      <w:bookmarkStart w:id="73" w:name="_Toc16020918"/>
      <w:r>
        <w:t>Diagrama de casos UML</w:t>
      </w:r>
      <w:bookmarkEnd w:id="73"/>
    </w:p>
    <w:p w14:paraId="655803CA" w14:textId="58B58462" w:rsidR="00425163" w:rsidDel="00756D96" w:rsidRDefault="00425163" w:rsidP="006626B6">
      <w:pPr>
        <w:keepNext/>
        <w:rPr>
          <w:del w:id="74" w:author="Marlon Alexander Segarra Zambrano" w:date="2019-08-06T21:59:00Z"/>
        </w:rPr>
      </w:pPr>
    </w:p>
    <w:p w14:paraId="0E4CCDBA" w14:textId="4482C9ED" w:rsidR="004E690E" w:rsidDel="00756D96" w:rsidRDefault="00425163" w:rsidP="006626B6">
      <w:pPr>
        <w:pStyle w:val="Caption"/>
        <w:rPr>
          <w:del w:id="75" w:author="Marlon Alexander Segarra Zambrano" w:date="2019-08-06T21:59:00Z"/>
          <w:moveFrom w:id="76" w:author="Marlon Alexander Segarra Zambrano" w:date="2019-08-06T21:57:00Z"/>
        </w:rPr>
      </w:pPr>
      <w:moveFromRangeStart w:id="77" w:author="Marlon Alexander Segarra Zambrano" w:date="2019-08-06T21:57:00Z" w:name="move16021066"/>
      <w:moveFrom w:id="78" w:author="Marlon Alexander Segarra Zambrano" w:date="2019-08-06T21:57:00Z">
        <w:del w:id="79" w:author="Marlon Alexander Segarra Zambrano" w:date="2019-08-06T21:59:00Z">
          <w:r w:rsidDel="00756D96">
            <w:delText xml:space="preserve">Ilustración </w:delText>
          </w:r>
          <w:r w:rsidDel="00756D96">
            <w:fldChar w:fldCharType="begin"/>
          </w:r>
          <w:r w:rsidDel="00756D96">
            <w:delInstrText xml:space="preserve"> SEQ Ilustración \* ARABIC </w:delInstrText>
          </w:r>
          <w:r w:rsidDel="00756D96">
            <w:fldChar w:fldCharType="separate"/>
          </w:r>
          <w:r w:rsidR="00F57D38" w:rsidDel="00756D96">
            <w:rPr>
              <w:noProof/>
            </w:rPr>
            <w:delText>4</w:delText>
          </w:r>
          <w:r w:rsidDel="00756D96">
            <w:fldChar w:fldCharType="end"/>
          </w:r>
          <w:r w:rsidDel="00756D96">
            <w:delText>: Diagrama UML de los servidores a utilizar</w:delText>
          </w:r>
        </w:del>
      </w:moveFrom>
    </w:p>
    <w:p w14:paraId="2A7EF24C" w14:textId="79B4737D" w:rsidR="00425163" w:rsidDel="00756D96" w:rsidRDefault="00F105E3" w:rsidP="006626B6">
      <w:pPr>
        <w:pStyle w:val="Heading2"/>
        <w:rPr>
          <w:del w:id="80" w:author="Marlon Alexander Segarra Zambrano" w:date="2019-08-06T21:59:00Z"/>
        </w:rPr>
      </w:pPr>
      <w:bookmarkStart w:id="81" w:name="_Toc16020920"/>
      <w:moveFromRangeEnd w:id="77"/>
      <w:del w:id="82" w:author="Marlon Alexander Segarra Zambrano" w:date="2019-08-06T21:59:00Z">
        <w:r w:rsidDel="00756D96">
          <w:delText>Servidor de correo</w:delText>
        </w:r>
        <w:bookmarkEnd w:id="81"/>
      </w:del>
    </w:p>
    <w:p w14:paraId="7CF72D7B" w14:textId="4C8E1273" w:rsidR="00C22ABD" w:rsidRDefault="00C22ABD" w:rsidP="006626B6">
      <w:pPr>
        <w:keepNext/>
      </w:pPr>
    </w:p>
    <w:p w14:paraId="2E53E0C1" w14:textId="08EBC7E3" w:rsidR="00F105E3" w:rsidDel="00756D96" w:rsidRDefault="00C22ABD">
      <w:pPr>
        <w:pStyle w:val="Caption"/>
        <w:jc w:val="center"/>
        <w:rPr>
          <w:moveFrom w:id="83" w:author="Marlon Alexander Segarra Zambrano" w:date="2019-08-06T21:58:00Z"/>
        </w:rPr>
      </w:pPr>
      <w:moveFromRangeStart w:id="84" w:author="Marlon Alexander Segarra Zambrano" w:date="2019-08-06T21:58:00Z" w:name="move16021151"/>
      <w:moveFrom w:id="85" w:author="Marlon Alexander Segarra Zambrano" w:date="2019-08-06T21:58:00Z">
        <w:r w:rsidDel="00756D96">
          <w:t xml:space="preserve">Ilustración </w:t>
        </w:r>
        <w:r w:rsidDel="00756D96">
          <w:fldChar w:fldCharType="begin"/>
        </w:r>
        <w:r w:rsidDel="00756D96">
          <w:instrText xml:space="preserve"> SEQ Ilustración \* ARABIC </w:instrText>
        </w:r>
        <w:r w:rsidDel="00756D96">
          <w:fldChar w:fldCharType="separate"/>
        </w:r>
        <w:r w:rsidR="00F57D38" w:rsidDel="00756D96">
          <w:rPr>
            <w:noProof/>
          </w:rPr>
          <w:t>5</w:t>
        </w:r>
        <w:r w:rsidDel="00756D96">
          <w:fldChar w:fldCharType="end"/>
        </w:r>
        <w:r w:rsidDel="00756D96">
          <w:t>: Diagrama UML del servidor de correo</w:t>
        </w:r>
      </w:moveFrom>
    </w:p>
    <w:p w14:paraId="528D5164" w14:textId="38671113" w:rsidR="00C22ABD" w:rsidRDefault="00E70358">
      <w:pPr>
        <w:pStyle w:val="Heading2"/>
      </w:pPr>
      <w:bookmarkStart w:id="86" w:name="_Toc16020921"/>
      <w:moveFromRangeEnd w:id="84"/>
      <w:r>
        <w:t>Cliente-servidor</w:t>
      </w:r>
      <w:bookmarkEnd w:id="86"/>
    </w:p>
    <w:p w14:paraId="715C4381" w14:textId="6E0DED38" w:rsidR="00C06310" w:rsidRDefault="004A08FB" w:rsidP="00C06310">
      <w:pPr>
        <w:pStyle w:val="Caption"/>
        <w:jc w:val="center"/>
      </w:pPr>
      <w:r>
        <w:rPr>
          <w:noProof/>
        </w:rPr>
        <w:drawing>
          <wp:inline distT="0" distB="0" distL="0" distR="0" wp14:anchorId="27527827" wp14:editId="21D83EEB">
            <wp:extent cx="4807472" cy="396000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472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5B6EB" w14:textId="738A0056" w:rsidR="00E70358" w:rsidRDefault="00644E3D">
      <w:pPr>
        <w:pStyle w:val="Caption"/>
        <w:jc w:val="center"/>
        <w:rPr>
          <w:ins w:id="87" w:author="Marlon Alexander Segarra Zambrano" w:date="2019-08-06T21:59:00Z"/>
        </w:rPr>
      </w:pPr>
      <w:r>
        <w:t xml:space="preserve">Ilustración </w:t>
      </w:r>
      <w:del w:id="88" w:author="Marlon Alexander Segarra Zambrano" w:date="2019-08-06T21:59:00Z">
        <w:r w:rsidDel="00756D96">
          <w:fldChar w:fldCharType="begin"/>
        </w:r>
        <w:r w:rsidDel="00756D96">
          <w:delInstrText xml:space="preserve"> SEQ Ilustración \* ARABIC </w:delInstrText>
        </w:r>
        <w:r w:rsidDel="00756D96">
          <w:fldChar w:fldCharType="separate"/>
        </w:r>
      </w:del>
      <w:r w:rsidR="00756D96">
        <w:rPr>
          <w:noProof/>
        </w:rPr>
        <w:t>3</w:t>
      </w:r>
      <w:del w:id="89" w:author="Marlon Alexander Segarra Zambrano" w:date="2019-08-06T21:59:00Z">
        <w:r w:rsidDel="00756D96">
          <w:fldChar w:fldCharType="end"/>
        </w:r>
      </w:del>
      <w:ins w:id="90" w:author="Marlon Alexander Segarra Zambrano" w:date="2019-08-06T21:59:00Z">
        <w:r w:rsidR="00756D96">
          <w:t>4</w:t>
        </w:r>
      </w:ins>
      <w:r>
        <w:t>: Diagrama UML de cliente-servidor</w:t>
      </w:r>
    </w:p>
    <w:p w14:paraId="416702BF" w14:textId="096819E7" w:rsidR="00756D96" w:rsidRDefault="00756D96" w:rsidP="00756D96">
      <w:pPr>
        <w:pStyle w:val="Heading2"/>
      </w:pPr>
      <w:ins w:id="91" w:author="Marlon Alexander Segarra Zambrano" w:date="2019-08-06T21:59:00Z">
        <w:r>
          <w:t>Servidores</w:t>
        </w:r>
      </w:ins>
    </w:p>
    <w:p w14:paraId="7D39B109" w14:textId="0A56E02D" w:rsidR="003520FE" w:rsidRPr="003520FE" w:rsidRDefault="004A08FB" w:rsidP="003520FE">
      <w:pPr>
        <w:jc w:val="center"/>
      </w:pPr>
      <w:r>
        <w:rPr>
          <w:noProof/>
        </w:rPr>
        <w:drawing>
          <wp:inline distT="0" distB="0" distL="0" distR="0" wp14:anchorId="41E2CE3A" wp14:editId="350E6388">
            <wp:extent cx="5534025" cy="3838934"/>
            <wp:effectExtent l="0" t="0" r="0" b="9525"/>
            <wp:docPr id="1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368" cy="383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D7891" w14:textId="14A76BBF" w:rsidR="00E47D36" w:rsidRDefault="00E47D36" w:rsidP="00E47D36">
      <w:pPr>
        <w:pStyle w:val="Caption"/>
        <w:jc w:val="center"/>
        <w:rPr>
          <w:moveTo w:id="92" w:author="Marlon Alexander Segarra Zambrano" w:date="2019-08-06T21:57:00Z"/>
        </w:rPr>
      </w:pPr>
      <w:bookmarkStart w:id="93" w:name="_Toc16020922"/>
      <w:ins w:id="94" w:author="Marlon Alexander Segarra Zambrano" w:date="2019-08-06T21:57:00Z">
        <w:r w:rsidRPr="00E47D36">
          <w:t xml:space="preserve"> </w:t>
        </w:r>
      </w:ins>
      <w:moveToRangeStart w:id="95" w:author="Marlon Alexander Segarra Zambrano" w:date="2019-08-06T21:57:00Z" w:name="move16021066"/>
      <w:moveTo w:id="96" w:author="Marlon Alexander Segarra Zambrano" w:date="2019-08-06T21:57:00Z">
        <w:r>
          <w:t xml:space="preserve">Ilustración </w:t>
        </w:r>
        <w:del w:id="97" w:author="Marlon Alexander Segarra Zambrano" w:date="2019-08-06T21:59:00Z">
          <w:r w:rsidDel="00756D96">
            <w:fldChar w:fldCharType="begin"/>
          </w:r>
          <w:r w:rsidDel="00756D96">
            <w:delInstrText xml:space="preserve"> SEQ Ilustración \* ARABIC </w:delInstrText>
          </w:r>
          <w:r w:rsidDel="00756D96">
            <w:fldChar w:fldCharType="separate"/>
          </w:r>
          <w:r w:rsidDel="00756D96">
            <w:rPr>
              <w:noProof/>
            </w:rPr>
            <w:delText>4</w:delText>
          </w:r>
          <w:r w:rsidDel="00756D96">
            <w:fldChar w:fldCharType="end"/>
          </w:r>
        </w:del>
      </w:moveTo>
      <w:ins w:id="98" w:author="Marlon Alexander Segarra Zambrano" w:date="2019-08-06T21:59:00Z">
        <w:r w:rsidR="00756D96">
          <w:t>5</w:t>
        </w:r>
      </w:ins>
      <w:moveTo w:id="99" w:author="Marlon Alexander Segarra Zambrano" w:date="2019-08-06T21:57:00Z">
        <w:r>
          <w:t>: Diagrama UML de los servidores a utilizar</w:t>
        </w:r>
      </w:moveTo>
    </w:p>
    <w:moveToRangeEnd w:id="95"/>
    <w:p w14:paraId="04BFF3D6" w14:textId="1AB4D0EF" w:rsidR="00644E3D" w:rsidRDefault="00644E3D">
      <w:pPr>
        <w:pStyle w:val="Heading2"/>
        <w:rPr>
          <w:ins w:id="100" w:author="Marlon Alexander Segarra Zambrano" w:date="2019-08-06T21:58:00Z"/>
        </w:rPr>
      </w:pPr>
      <w:r>
        <w:t xml:space="preserve">Servidor de </w:t>
      </w:r>
      <w:bookmarkEnd w:id="93"/>
      <w:r w:rsidR="00AA1896">
        <w:t>correo</w:t>
      </w:r>
      <w:r w:rsidR="003477E8">
        <w:rPr>
          <w:noProof/>
        </w:rPr>
        <w:drawing>
          <wp:inline distT="0" distB="0" distL="0" distR="0" wp14:anchorId="51E60A1B" wp14:editId="7E02F053">
            <wp:extent cx="5943600" cy="3348989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4B78E" w14:textId="6999632E" w:rsidR="00A81CA2" w:rsidRDefault="00756D96" w:rsidP="00A81CA2">
      <w:pPr>
        <w:pStyle w:val="Caption"/>
        <w:jc w:val="center"/>
      </w:pPr>
      <w:moveToRangeStart w:id="101" w:author="Marlon Alexander Segarra Zambrano" w:date="2019-08-06T21:58:00Z" w:name="move16021151"/>
      <w:moveTo w:id="102" w:author="Marlon Alexander Segarra Zambrano" w:date="2019-08-06T21:58:00Z">
        <w:r>
          <w:t>Ilustración</w:t>
        </w:r>
      </w:moveTo>
      <w:r w:rsidR="00311D4B">
        <w:t xml:space="preserve"> 6</w:t>
      </w:r>
      <w:moveTo w:id="103" w:author="Marlon Alexander Segarra Zambrano" w:date="2019-08-06T21:58:00Z">
        <w:r>
          <w:t xml:space="preserve"> </w:t>
        </w:r>
        <w:del w:id="104" w:author="Marlon Alexander Segarra Zambrano" w:date="2019-08-06T21:59:00Z">
          <w:r w:rsidDel="00756D96">
            <w:fldChar w:fldCharType="begin"/>
          </w:r>
          <w:r w:rsidDel="00756D96">
            <w:delInstrText xml:space="preserve"> SEQ Ilustración \* ARABIC </w:delInstrText>
          </w:r>
          <w:r w:rsidDel="00756D96">
            <w:fldChar w:fldCharType="separate"/>
          </w:r>
        </w:del>
      </w:moveTo>
      <w:r>
        <w:rPr>
          <w:noProof/>
        </w:rPr>
        <w:t>3</w:t>
      </w:r>
      <w:moveTo w:id="105" w:author="Marlon Alexander Segarra Zambrano" w:date="2019-08-06T21:58:00Z">
        <w:del w:id="106" w:author="Marlon Alexander Segarra Zambrano" w:date="2019-08-06T21:59:00Z">
          <w:r w:rsidDel="00756D96">
            <w:fldChar w:fldCharType="end"/>
          </w:r>
        </w:del>
      </w:moveTo>
      <w:r w:rsidR="00A81CA2">
        <w:t>: Diagrama UML del servidor de correo</w:t>
      </w:r>
    </w:p>
    <w:moveToRangeEnd w:id="101"/>
    <w:p w14:paraId="66B65340" w14:textId="77777777" w:rsidR="00756D96" w:rsidRPr="00756D96" w:rsidRDefault="00756D96" w:rsidP="00756D96">
      <w:pPr>
        <w:rPr>
          <w:ins w:id="107" w:author="Gabriel Roque Carriel" w:date="2019-08-06T21:56:00Z"/>
        </w:rPr>
        <w:pPrChange w:id="108" w:author="Marlon Alexander Segarra Zambrano" w:date="2019-08-06T21:58:00Z">
          <w:pPr>
            <w:pStyle w:val="Heading2"/>
          </w:pPr>
        </w:pPrChange>
      </w:pPr>
    </w:p>
    <w:p w14:paraId="73D0AA7C" w14:textId="27294378" w:rsidR="00AA1896" w:rsidRPr="00756D96" w:rsidRDefault="00AA1896" w:rsidP="00756D96">
      <w:pPr>
        <w:pStyle w:val="Heading2"/>
      </w:pPr>
      <w:r>
        <w:t>Servidor de dominio</w:t>
      </w:r>
    </w:p>
    <w:p w14:paraId="6587D407" w14:textId="77777777" w:rsidR="00E6710B" w:rsidRPr="00756D96" w:rsidRDefault="00AC5C9B" w:rsidP="00532C85">
      <w:pPr>
        <w:keepNext/>
        <w:jc w:val="center"/>
      </w:pPr>
      <w:r>
        <w:rPr>
          <w:noProof/>
        </w:rPr>
        <w:drawing>
          <wp:inline distT="0" distB="0" distL="0" distR="0" wp14:anchorId="667F459F" wp14:editId="5A8529BD">
            <wp:extent cx="4801368" cy="3600000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36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396E6" w14:textId="07C7C8AD" w:rsidR="00AC5C9B" w:rsidRDefault="00AC5C9B" w:rsidP="00532C85">
      <w:pPr>
        <w:keepNext/>
        <w:jc w:val="center"/>
      </w:pPr>
    </w:p>
    <w:p w14:paraId="4A3DF024" w14:textId="72AF4FD4" w:rsidR="00644E3D" w:rsidRDefault="00AC5C9B">
      <w:pPr>
        <w:pStyle w:val="Captio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55CCB">
        <w:rPr>
          <w:noProof/>
        </w:rPr>
        <w:t>7</w:t>
      </w:r>
      <w:r>
        <w:fldChar w:fldCharType="end"/>
      </w:r>
      <w:r>
        <w:t>: Diagrama UML del servidor de dominio</w:t>
      </w:r>
    </w:p>
    <w:p w14:paraId="367ACF2F" w14:textId="77777777" w:rsidR="00A572A8" w:rsidRDefault="00A572A8"/>
    <w:p w14:paraId="472DE16E" w14:textId="115C79D5" w:rsidR="00A572A8" w:rsidRDefault="00A572A8">
      <w:pPr>
        <w:pStyle w:val="Heading2"/>
      </w:pPr>
      <w:bookmarkStart w:id="109" w:name="_Toc16020923"/>
      <w:r>
        <w:t>Servidor de archivos</w:t>
      </w:r>
      <w:bookmarkEnd w:id="109"/>
    </w:p>
    <w:p w14:paraId="063D0060" w14:textId="77777777" w:rsidR="00155CCB" w:rsidRDefault="00457756" w:rsidP="00532C85">
      <w:pPr>
        <w:keepNext/>
        <w:jc w:val="center"/>
      </w:pPr>
      <w:r>
        <w:rPr>
          <w:noProof/>
        </w:rPr>
        <w:drawing>
          <wp:inline distT="0" distB="0" distL="0" distR="0" wp14:anchorId="7C51BBB0" wp14:editId="0AE8330B">
            <wp:extent cx="5821925" cy="32400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925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2284A" w14:textId="1D8D4CD9" w:rsidR="00A572A8" w:rsidRPr="00A572A8" w:rsidRDefault="00155CCB">
      <w:pPr>
        <w:pStyle w:val="Captio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: Diagrama UML del servidor de archivos</w:t>
      </w:r>
    </w:p>
    <w:p w14:paraId="2EEB479C" w14:textId="1F3CCB7C" w:rsidR="00876265" w:rsidRDefault="008F0BC9" w:rsidP="00BE712E">
      <w:pPr>
        <w:pStyle w:val="Heading2"/>
      </w:pPr>
      <w:r>
        <w:t>Servidor Web</w:t>
      </w:r>
    </w:p>
    <w:p w14:paraId="198AE5EF" w14:textId="77777777" w:rsidR="00F57D38" w:rsidRDefault="00F57D38" w:rsidP="00532C85">
      <w:pPr>
        <w:keepNext/>
        <w:jc w:val="center"/>
      </w:pPr>
      <w:r>
        <w:rPr>
          <w:noProof/>
        </w:rPr>
        <w:drawing>
          <wp:inline distT="0" distB="0" distL="0" distR="0" wp14:anchorId="4369B018" wp14:editId="4CD0FF02">
            <wp:extent cx="5139351" cy="3888000"/>
            <wp:effectExtent l="0" t="0" r="444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351" cy="38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7F939" w14:textId="03C18C2E" w:rsidR="008F0BC9" w:rsidRPr="008F0BC9" w:rsidRDefault="00F57D38" w:rsidP="00532C85">
      <w:pPr>
        <w:pStyle w:val="Captio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: Diagrama UML del servidor web</w:t>
      </w:r>
    </w:p>
    <w:p w14:paraId="584B03F2" w14:textId="6752CE14" w:rsidR="00876265" w:rsidRDefault="00876265">
      <w:pPr>
        <w:pStyle w:val="Heading1"/>
      </w:pPr>
      <w:bookmarkStart w:id="110" w:name="_Toc16020924"/>
      <w:r>
        <w:t>Modelo Entidad-Relación</w:t>
      </w:r>
      <w:bookmarkEnd w:id="110"/>
    </w:p>
    <w:p w14:paraId="45676AA0" w14:textId="55DDBF8F" w:rsidR="0081762A" w:rsidRPr="00756D96" w:rsidRDefault="00A1152E" w:rsidP="00BE712E">
      <w:pPr>
        <w:pStyle w:val="Heading2"/>
      </w:pPr>
      <w:bookmarkStart w:id="111" w:name="_Toc16020925"/>
      <w:r>
        <w:t>Prototipo 1</w:t>
      </w:r>
      <w:r w:rsidR="0081762A">
        <w:t xml:space="preserve">: </w:t>
      </w:r>
      <w:r w:rsidR="00CF56F0">
        <w:t>obsoleto</w:t>
      </w:r>
      <w:bookmarkEnd w:id="111"/>
    </w:p>
    <w:p w14:paraId="0C5ADD3F" w14:textId="77777777" w:rsidR="00F57D38" w:rsidRDefault="00A572A8" w:rsidP="00532C85">
      <w:pPr>
        <w:keepNext/>
        <w:jc w:val="center"/>
      </w:pPr>
      <w:r w:rsidRPr="00A572A8">
        <w:drawing>
          <wp:inline distT="0" distB="0" distL="0" distR="0" wp14:anchorId="632043F9" wp14:editId="2AA47FE1">
            <wp:extent cx="6338615" cy="2190750"/>
            <wp:effectExtent l="0" t="0" r="508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2140" cy="219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59D2" w14:textId="66129331" w:rsidR="00B13677" w:rsidRDefault="00F57D38" w:rsidP="00532C85">
      <w:pPr>
        <w:pStyle w:val="Captio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 Modelo entidad-relación del proyecto</w:t>
      </w:r>
    </w:p>
    <w:p w14:paraId="43B10869" w14:textId="00623499" w:rsidR="00945736" w:rsidRDefault="00945736" w:rsidP="00945736">
      <w:pPr>
        <w:pStyle w:val="Heading2"/>
      </w:pPr>
      <w:bookmarkStart w:id="112" w:name="_Toc16020926"/>
      <w:r>
        <w:t>Prototipo 2</w:t>
      </w:r>
      <w:bookmarkEnd w:id="112"/>
    </w:p>
    <w:p w14:paraId="3047CBDC" w14:textId="37F7E9F0" w:rsidR="00945736" w:rsidRPr="00756D96" w:rsidRDefault="00945736" w:rsidP="00BE712E">
      <w:r>
        <w:t>En progreso…</w:t>
      </w:r>
    </w:p>
    <w:bookmarkStart w:id="113" w:name="_Toc16020927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173482001"/>
        <w:docPartObj>
          <w:docPartGallery w:val="Bibliographies"/>
          <w:docPartUnique/>
        </w:docPartObj>
      </w:sdtPr>
      <w:sdtContent>
        <w:p w14:paraId="2B726FA4" w14:textId="6007670E" w:rsidR="00DE53B0" w:rsidRPr="00DD0B6B" w:rsidRDefault="00DE53B0" w:rsidP="00355FB5">
          <w:pPr>
            <w:pStyle w:val="Heading1"/>
          </w:pPr>
          <w:r w:rsidRPr="00DD0B6B">
            <w:t>Referencias</w:t>
          </w:r>
          <w:bookmarkEnd w:id="113"/>
        </w:p>
        <w:sdt>
          <w:sdtPr>
            <w:id w:val="-573587230"/>
            <w:bibliography/>
          </w:sdtPr>
          <w:sdtContent>
            <w:p w14:paraId="34AF3070" w14:textId="77777777" w:rsidR="00BA5C0C" w:rsidRPr="00DD0B6B" w:rsidRDefault="00DE53B0" w:rsidP="00BA5C0C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 w:rsidRPr="00DD0B6B">
                <w:fldChar w:fldCharType="begin"/>
              </w:r>
              <w:r w:rsidRPr="00DD0B6B">
                <w:instrText>BIBLIOGRAPHY</w:instrText>
              </w:r>
              <w:r w:rsidRPr="00DD0B6B">
                <w:fldChar w:fldCharType="separate"/>
              </w:r>
              <w:r w:rsidR="00BA5C0C" w:rsidRPr="00DD0B6B">
                <w:rPr>
                  <w:noProof/>
                </w:rPr>
                <w:t xml:space="preserve">Betancourt, D. (8 de agosto de 2017). </w:t>
              </w:r>
              <w:r w:rsidR="00BA5C0C" w:rsidRPr="00DD0B6B">
                <w:rPr>
                  <w:i/>
                  <w:iCs/>
                  <w:noProof/>
                </w:rPr>
                <w:t>VPN IPSEC con Linux usando OpenSwan</w:t>
              </w:r>
              <w:r w:rsidR="00BA5C0C" w:rsidRPr="00DD0B6B">
                <w:rPr>
                  <w:noProof/>
                </w:rPr>
                <w:t>. Recuperado el 5 de agosto de 2019, de DRW SolucioneS: http://www.drwsoluciones.net/blogs/2017-08/vpn-ipsec-con-linux-usando-openswan</w:t>
              </w:r>
            </w:p>
            <w:p w14:paraId="3FE1F814" w14:textId="77777777" w:rsidR="00BA5C0C" w:rsidRPr="00DD0B6B" w:rsidRDefault="00BA5C0C" w:rsidP="00BA5C0C">
              <w:pPr>
                <w:pStyle w:val="Bibliography"/>
                <w:ind w:left="720" w:hanging="720"/>
                <w:rPr>
                  <w:noProof/>
                </w:rPr>
              </w:pPr>
              <w:r w:rsidRPr="00DD0B6B">
                <w:rPr>
                  <w:noProof/>
                </w:rPr>
                <w:t xml:space="preserve">Chick, M. (5 de octubre de 2014). </w:t>
              </w:r>
              <w:r w:rsidRPr="00532C85">
                <w:rPr>
                  <w:i/>
                  <w:lang w:val="en-US"/>
                </w:rPr>
                <w:t>How to: Allowing remote access to PHPMyAdmin</w:t>
              </w:r>
              <w:r w:rsidRPr="00532C85">
                <w:rPr>
                  <w:lang w:val="en-US"/>
                </w:rPr>
                <w:t xml:space="preserve">. </w:t>
              </w:r>
              <w:r w:rsidRPr="00DD0B6B">
                <w:rPr>
                  <w:noProof/>
                </w:rPr>
                <w:t>Recuperado el 20 de julio de 2019, de spiceworks: https://community.spiceworks.com/how_to/91893-allowing-remote-access-to-phpmyadmin</w:t>
              </w:r>
            </w:p>
            <w:p w14:paraId="5AF6E45E" w14:textId="77777777" w:rsidR="00BA5C0C" w:rsidRPr="00DD0B6B" w:rsidRDefault="00BA5C0C" w:rsidP="00BA5C0C">
              <w:pPr>
                <w:pStyle w:val="Bibliography"/>
                <w:ind w:left="720" w:hanging="720"/>
                <w:rPr>
                  <w:noProof/>
                </w:rPr>
              </w:pPr>
              <w:r w:rsidRPr="00DD0B6B">
                <w:rPr>
                  <w:noProof/>
                </w:rPr>
                <w:t xml:space="preserve">Edward, S. (25 de marzo de 2019). </w:t>
              </w:r>
              <w:r w:rsidRPr="00532C85">
                <w:rPr>
                  <w:i/>
                  <w:lang w:val="en-US"/>
                </w:rPr>
                <w:t>How to Install phpMyAdmin on CentOS 7</w:t>
              </w:r>
              <w:r w:rsidRPr="00532C85">
                <w:rPr>
                  <w:lang w:val="en-US"/>
                </w:rPr>
                <w:t xml:space="preserve">. </w:t>
              </w:r>
              <w:r w:rsidRPr="00DD0B6B">
                <w:rPr>
                  <w:noProof/>
                </w:rPr>
                <w:t>Obtenido de Hostinger Tutorials: https://www.hostinger.com/tutorials/how-to-install-phpmyadmin-on-centos-7/</w:t>
              </w:r>
            </w:p>
            <w:p w14:paraId="4CA3C077" w14:textId="77777777" w:rsidR="00BA5C0C" w:rsidRPr="00DD0B6B" w:rsidRDefault="00BA5C0C" w:rsidP="00BA5C0C">
              <w:pPr>
                <w:pStyle w:val="Bibliography"/>
                <w:ind w:left="720" w:hanging="720"/>
                <w:rPr>
                  <w:noProof/>
                </w:rPr>
              </w:pPr>
              <w:r w:rsidRPr="00DD0B6B">
                <w:rPr>
                  <w:noProof/>
                </w:rPr>
                <w:t xml:space="preserve">Kumar, R. (19 de enero de 2019). </w:t>
              </w:r>
              <w:r w:rsidRPr="00532C85">
                <w:rPr>
                  <w:i/>
                  <w:lang w:val="en-US"/>
                </w:rPr>
                <w:t>How to Install Apache, MySQL, PHP (LAMP) on CentOS/RHEL 7</w:t>
              </w:r>
              <w:r w:rsidRPr="00532C85">
                <w:rPr>
                  <w:lang w:val="en-US"/>
                </w:rPr>
                <w:t xml:space="preserve">. </w:t>
              </w:r>
              <w:r w:rsidRPr="00DD0B6B">
                <w:rPr>
                  <w:noProof/>
                </w:rPr>
                <w:t>Recuperado el 19 de julio de 2019, de TecAdmin: https://tecadmin.net/install-lamp-apache-mysql-and-php-on-centos-rhel-7/</w:t>
              </w:r>
            </w:p>
            <w:p w14:paraId="411B78A9" w14:textId="77777777" w:rsidR="00BA5C0C" w:rsidRPr="00DD0B6B" w:rsidRDefault="00BA5C0C" w:rsidP="00BA5C0C">
              <w:pPr>
                <w:pStyle w:val="Bibliography"/>
                <w:ind w:left="720" w:hanging="720"/>
                <w:rPr>
                  <w:noProof/>
                </w:rPr>
              </w:pPr>
              <w:r w:rsidRPr="00532C85">
                <w:rPr>
                  <w:lang w:val="en-US"/>
                </w:rPr>
                <w:t xml:space="preserve">LinTut. (2014). </w:t>
              </w:r>
              <w:r w:rsidRPr="00532C85">
                <w:rPr>
                  <w:i/>
                  <w:lang w:val="en-US"/>
                </w:rPr>
                <w:t>Easy Samba installation on RHEL/CentOS 7</w:t>
              </w:r>
              <w:r w:rsidRPr="00532C85">
                <w:rPr>
                  <w:lang w:val="en-US"/>
                </w:rPr>
                <w:t xml:space="preserve">. </w:t>
              </w:r>
              <w:r w:rsidRPr="00DD0B6B">
                <w:rPr>
                  <w:noProof/>
                </w:rPr>
                <w:t>Recuperado el 2 de agosto de 2019, de LinTut: https://lintut.com/easy-samba-installation-on-rhel-centos-7/</w:t>
              </w:r>
            </w:p>
            <w:p w14:paraId="55F0C6A8" w14:textId="77777777" w:rsidR="00BA5C0C" w:rsidRPr="00DD0B6B" w:rsidRDefault="00BA5C0C" w:rsidP="00BA5C0C">
              <w:pPr>
                <w:pStyle w:val="Bibliography"/>
                <w:ind w:left="720" w:hanging="720"/>
                <w:rPr>
                  <w:noProof/>
                </w:rPr>
              </w:pPr>
              <w:r w:rsidRPr="00DD0B6B">
                <w:rPr>
                  <w:noProof/>
                </w:rPr>
                <w:t xml:space="preserve">linuxbees. (19 de marzo de 2019). </w:t>
              </w:r>
              <w:r w:rsidRPr="00DD0B6B">
                <w:rPr>
                  <w:i/>
                  <w:iCs/>
                  <w:noProof/>
                </w:rPr>
                <w:t>How To Install phpMyAdmin on CentOS 7</w:t>
              </w:r>
              <w:r w:rsidRPr="00DD0B6B">
                <w:rPr>
                  <w:noProof/>
                </w:rPr>
                <w:t>. Recuperado el 19 de julio de 2019, de linuxbees: https://linuxbees.com/post/how-to-install-phpmyadmin-on-centos-7/</w:t>
              </w:r>
            </w:p>
            <w:p w14:paraId="1101FE04" w14:textId="77777777" w:rsidR="00BA5C0C" w:rsidRPr="00DD0B6B" w:rsidRDefault="00BA5C0C" w:rsidP="00BA5C0C">
              <w:pPr>
                <w:pStyle w:val="Bibliography"/>
                <w:ind w:left="720" w:hanging="720"/>
                <w:rPr>
                  <w:noProof/>
                </w:rPr>
              </w:pPr>
              <w:r w:rsidRPr="00532C85">
                <w:rPr>
                  <w:lang w:val="en-US"/>
                </w:rPr>
                <w:t xml:space="preserve">Linuxize. (22 de noviembre de 2018). </w:t>
              </w:r>
              <w:r w:rsidRPr="00532C85">
                <w:rPr>
                  <w:i/>
                  <w:lang w:val="en-US"/>
                </w:rPr>
                <w:t>How to Setup FTP Server with VSFTPD on CentOS 7</w:t>
              </w:r>
              <w:r w:rsidRPr="00532C85">
                <w:rPr>
                  <w:lang w:val="en-US"/>
                </w:rPr>
                <w:t xml:space="preserve">. </w:t>
              </w:r>
              <w:r w:rsidRPr="00DD0B6B">
                <w:rPr>
                  <w:noProof/>
                </w:rPr>
                <w:t>Recuperado el 5 de agosto de 2019, de Linuxize: https://linuxize.com/post/how-to-setup-ftp-server-with-vsftpd-on-centos-7/</w:t>
              </w:r>
            </w:p>
            <w:p w14:paraId="147A90E9" w14:textId="77777777" w:rsidR="00BA5C0C" w:rsidRPr="00DD0B6B" w:rsidRDefault="00BA5C0C" w:rsidP="00BA5C0C">
              <w:pPr>
                <w:pStyle w:val="Bibliography"/>
                <w:ind w:left="720" w:hanging="720"/>
                <w:rPr>
                  <w:noProof/>
                </w:rPr>
              </w:pPr>
              <w:r w:rsidRPr="00532C85">
                <w:rPr>
                  <w:lang w:val="en-US"/>
                </w:rPr>
                <w:t xml:space="preserve">Pepijn. (s.f.). </w:t>
              </w:r>
              <w:r w:rsidRPr="00532C85">
                <w:rPr>
                  <w:i/>
                  <w:lang w:val="en-US"/>
                </w:rPr>
                <w:t>PHP Server Monitor Home</w:t>
              </w:r>
              <w:r w:rsidRPr="00532C85">
                <w:rPr>
                  <w:lang w:val="en-US"/>
                </w:rPr>
                <w:t xml:space="preserve">. </w:t>
              </w:r>
              <w:r w:rsidRPr="00DD0B6B">
                <w:rPr>
                  <w:noProof/>
                </w:rPr>
                <w:t>Recuperado el 30 de julio de 2019, de PHP Server Monitor: https://www.phpservermonitor.org/</w:t>
              </w:r>
            </w:p>
            <w:p w14:paraId="3D15E9A0" w14:textId="77777777" w:rsidR="00BA5C0C" w:rsidRPr="00DD0B6B" w:rsidRDefault="00BA5C0C" w:rsidP="00BA5C0C">
              <w:pPr>
                <w:pStyle w:val="Bibliography"/>
                <w:ind w:left="720" w:hanging="720"/>
                <w:rPr>
                  <w:noProof/>
                </w:rPr>
              </w:pPr>
              <w:r w:rsidRPr="00532C85">
                <w:rPr>
                  <w:lang w:val="en-US"/>
                </w:rPr>
                <w:t xml:space="preserve">SK. (20 de agosto de 2014). </w:t>
              </w:r>
              <w:r w:rsidRPr="00532C85">
                <w:rPr>
                  <w:i/>
                  <w:lang w:val="en-US"/>
                </w:rPr>
                <w:t>Setting Up DNS Server On CentOS 7</w:t>
              </w:r>
              <w:r w:rsidRPr="00532C85">
                <w:rPr>
                  <w:lang w:val="en-US"/>
                </w:rPr>
                <w:t xml:space="preserve">. </w:t>
              </w:r>
              <w:r w:rsidRPr="00DD0B6B">
                <w:rPr>
                  <w:noProof/>
                </w:rPr>
                <w:t>Recuperado el 2 de agosto de 2019, de Unixmen: https://www.unixmen.com/setting-dns-server-centos-7/</w:t>
              </w:r>
            </w:p>
            <w:p w14:paraId="0CB074B2" w14:textId="77777777" w:rsidR="00BA5C0C" w:rsidRPr="00DD0B6B" w:rsidRDefault="00BA5C0C" w:rsidP="00BA5C0C">
              <w:pPr>
                <w:pStyle w:val="Bibliography"/>
                <w:ind w:left="720" w:hanging="720"/>
                <w:rPr>
                  <w:noProof/>
                </w:rPr>
              </w:pPr>
              <w:r w:rsidRPr="00532C85">
                <w:rPr>
                  <w:lang w:val="en-US"/>
                </w:rPr>
                <w:t xml:space="preserve">The CentOS Project. (s.f.). </w:t>
              </w:r>
              <w:r w:rsidRPr="00532C85">
                <w:rPr>
                  <w:i/>
                  <w:lang w:val="en-US"/>
                </w:rPr>
                <w:t>The CentOS Project</w:t>
              </w:r>
              <w:r w:rsidRPr="00532C85">
                <w:rPr>
                  <w:lang w:val="en-US"/>
                </w:rPr>
                <w:t xml:space="preserve">. </w:t>
              </w:r>
              <w:r w:rsidRPr="00DD0B6B">
                <w:rPr>
                  <w:noProof/>
                </w:rPr>
                <w:t>Recuperado el 18 de julio de 2019, de CentOS: https://www.centos.org/</w:t>
              </w:r>
            </w:p>
            <w:p w14:paraId="687994C6" w14:textId="77777777" w:rsidR="00BA5C0C" w:rsidRPr="00DD0B6B" w:rsidRDefault="00BA5C0C" w:rsidP="00BA5C0C">
              <w:pPr>
                <w:pStyle w:val="Bibliography"/>
                <w:ind w:left="720" w:hanging="720"/>
                <w:rPr>
                  <w:noProof/>
                </w:rPr>
              </w:pPr>
              <w:r w:rsidRPr="00DD0B6B">
                <w:rPr>
                  <w:noProof/>
                </w:rPr>
                <w:t xml:space="preserve">Yates, T. (23 de noviembre de 2014). </w:t>
              </w:r>
              <w:r w:rsidRPr="00532C85">
                <w:rPr>
                  <w:i/>
                  <w:lang w:val="en-US"/>
                </w:rPr>
                <w:t>How to: Allowing remote access to PHPMyAdmin</w:t>
              </w:r>
              <w:r w:rsidRPr="00532C85">
                <w:rPr>
                  <w:lang w:val="en-US"/>
                </w:rPr>
                <w:t xml:space="preserve">. </w:t>
              </w:r>
              <w:r w:rsidRPr="00DD0B6B">
                <w:rPr>
                  <w:noProof/>
                </w:rPr>
                <w:t>Obtenido de serverfault: https://serverfault.com/questions/646432/iptables-allow-outgoing-mysql-connections-but-not-incoming-connections</w:t>
              </w:r>
            </w:p>
            <w:p w14:paraId="6031A7C4" w14:textId="477DE3DB" w:rsidR="00DE53B0" w:rsidRPr="00DD0B6B" w:rsidRDefault="00DE53B0" w:rsidP="00BA5C0C">
              <w:r w:rsidRPr="00DD0B6B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C33AA24" w14:textId="12BC2A2C" w:rsidR="00790DF5" w:rsidRPr="00DD0B6B" w:rsidRDefault="00790DF5">
      <w:r w:rsidRPr="00DD0B6B">
        <w:br w:type="page"/>
      </w:r>
    </w:p>
    <w:p w14:paraId="57AA90D5" w14:textId="520E5260" w:rsidR="001F36BB" w:rsidRPr="00DD0B6B" w:rsidRDefault="00FC6803" w:rsidP="00790DF5">
      <w:pPr>
        <w:pStyle w:val="Heading1"/>
      </w:pPr>
      <w:bookmarkStart w:id="114" w:name="_Toc16020928"/>
      <w:r w:rsidRPr="00DD0B6B">
        <w:t>Anexos</w:t>
      </w:r>
      <w:bookmarkEnd w:id="114"/>
    </w:p>
    <w:p w14:paraId="30CC4908" w14:textId="77777777" w:rsidR="000C2E4A" w:rsidRDefault="00603AD8" w:rsidP="00E25927">
      <w:pPr>
        <w:keepNext/>
      </w:pPr>
      <w:r w:rsidRPr="00603AD8">
        <w:rPr>
          <w:lang w:eastAsia="es-EC"/>
        </w:rPr>
        <w:drawing>
          <wp:inline distT="0" distB="0" distL="0" distR="0" wp14:anchorId="7DBBB04E" wp14:editId="56DD6AC4">
            <wp:extent cx="5943600" cy="581279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784E" w14:textId="36CF2020" w:rsidR="00790DF5" w:rsidRDefault="000C2E4A" w:rsidP="00E25927">
      <w:pPr>
        <w:pStyle w:val="Captio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C11EB">
        <w:rPr>
          <w:noProof/>
        </w:rPr>
        <w:t>11</w:t>
      </w:r>
      <w:r>
        <w:fldChar w:fldCharType="end"/>
      </w:r>
      <w:r>
        <w:t xml:space="preserve">. Interfaz </w:t>
      </w:r>
      <w:proofErr w:type="spellStart"/>
      <w:r>
        <w:t>Planner</w:t>
      </w:r>
      <w:proofErr w:type="spellEnd"/>
      <w:r>
        <w:t xml:space="preserve"> en Microsoft </w:t>
      </w:r>
      <w:proofErr w:type="spellStart"/>
      <w:r>
        <w:t>Teams</w:t>
      </w:r>
      <w:proofErr w:type="spellEnd"/>
    </w:p>
    <w:p w14:paraId="2B7689E0" w14:textId="7D94207A" w:rsidR="00F04368" w:rsidRDefault="00F04368">
      <w:r>
        <w:br w:type="page"/>
      </w:r>
    </w:p>
    <w:p w14:paraId="3101510F" w14:textId="77777777" w:rsidR="00F04368" w:rsidRDefault="00F04368" w:rsidP="00532C85">
      <w:pPr>
        <w:keepNext/>
      </w:pPr>
      <w:r w:rsidRPr="00F04368">
        <w:drawing>
          <wp:inline distT="0" distB="0" distL="0" distR="0" wp14:anchorId="3B185543" wp14:editId="146C54E0">
            <wp:extent cx="5943600" cy="4008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DAD0" w14:textId="197894C0" w:rsidR="00321508" w:rsidRPr="00532C85" w:rsidRDefault="00F04368" w:rsidP="00532C85">
      <w:pPr>
        <w:pStyle w:val="Captio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. Control de versiones del aplicativo web por medio de GitHub</w:t>
      </w:r>
    </w:p>
    <w:sectPr w:rsidR="00321508" w:rsidRPr="00532C85" w:rsidSect="00DF034A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6133EA" w14:textId="77777777" w:rsidR="00E94BDF" w:rsidRDefault="00E94BDF" w:rsidP="006A1264">
      <w:pPr>
        <w:spacing w:after="0" w:line="240" w:lineRule="auto"/>
      </w:pPr>
      <w:r>
        <w:separator/>
      </w:r>
    </w:p>
  </w:endnote>
  <w:endnote w:type="continuationSeparator" w:id="0">
    <w:p w14:paraId="2BE3443E" w14:textId="77777777" w:rsidR="00E94BDF" w:rsidRDefault="00E94BDF" w:rsidP="006A1264">
      <w:pPr>
        <w:spacing w:after="0" w:line="240" w:lineRule="auto"/>
      </w:pPr>
      <w:r>
        <w:continuationSeparator/>
      </w:r>
    </w:p>
  </w:endnote>
  <w:endnote w:type="continuationNotice" w:id="1">
    <w:p w14:paraId="347E8C57" w14:textId="77777777" w:rsidR="00E94BDF" w:rsidRDefault="00E94BD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41D3940" w14:paraId="15510FCB" w14:textId="77777777" w:rsidTr="141D3940">
      <w:tc>
        <w:tcPr>
          <w:tcW w:w="3120" w:type="dxa"/>
        </w:tcPr>
        <w:p w14:paraId="78308907" w14:textId="72775C3E" w:rsidR="141D3940" w:rsidRDefault="141D3940" w:rsidP="00355FB5">
          <w:pPr>
            <w:pStyle w:val="Header"/>
            <w:ind w:left="-115"/>
          </w:pPr>
        </w:p>
      </w:tc>
      <w:tc>
        <w:tcPr>
          <w:tcW w:w="3120" w:type="dxa"/>
        </w:tcPr>
        <w:p w14:paraId="34E740B8" w14:textId="2A21DC09" w:rsidR="141D3940" w:rsidRDefault="141D3940" w:rsidP="00355FB5">
          <w:pPr>
            <w:pStyle w:val="Header"/>
            <w:jc w:val="center"/>
          </w:pPr>
        </w:p>
      </w:tc>
      <w:tc>
        <w:tcPr>
          <w:tcW w:w="3120" w:type="dxa"/>
        </w:tcPr>
        <w:p w14:paraId="3328617A" w14:textId="35FC0F46" w:rsidR="141D3940" w:rsidRDefault="141D3940" w:rsidP="00355FB5">
          <w:pPr>
            <w:pStyle w:val="Header"/>
            <w:ind w:right="-115"/>
            <w:jc w:val="right"/>
          </w:pPr>
        </w:p>
      </w:tc>
    </w:tr>
  </w:tbl>
  <w:p w14:paraId="4EE26C1F" w14:textId="49099742" w:rsidR="141D3940" w:rsidRDefault="141D3940" w:rsidP="00355F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900F0E" w14:textId="77777777" w:rsidR="00E94BDF" w:rsidRDefault="00E94BDF" w:rsidP="006A1264">
      <w:pPr>
        <w:spacing w:after="0" w:line="240" w:lineRule="auto"/>
      </w:pPr>
      <w:r>
        <w:separator/>
      </w:r>
    </w:p>
  </w:footnote>
  <w:footnote w:type="continuationSeparator" w:id="0">
    <w:p w14:paraId="3F0620C0" w14:textId="77777777" w:rsidR="00E94BDF" w:rsidRDefault="00E94BDF" w:rsidP="006A1264">
      <w:pPr>
        <w:spacing w:after="0" w:line="240" w:lineRule="auto"/>
      </w:pPr>
      <w:r>
        <w:continuationSeparator/>
      </w:r>
    </w:p>
  </w:footnote>
  <w:footnote w:type="continuationNotice" w:id="1">
    <w:p w14:paraId="04E17CD9" w14:textId="77777777" w:rsidR="00E94BDF" w:rsidRDefault="00E94BD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D94DFF" w14:textId="32C92C0D" w:rsidR="00B433F1" w:rsidRPr="00F453CA" w:rsidRDefault="00B433F1" w:rsidP="00F453CA">
    <w:pPr>
      <w:pStyle w:val="Header"/>
      <w:tabs>
        <w:tab w:val="left" w:pos="8910"/>
      </w:tabs>
      <w:jc w:val="right"/>
    </w:pPr>
    <w:r w:rsidRPr="00F453CA">
      <w:rPr>
        <w:rStyle w:val="PageNumber"/>
      </w:rPr>
      <w:t xml:space="preserve">Conexión remota a servidores     </w:t>
    </w:r>
    <w:r w:rsidRPr="00F453CA">
      <w:rPr>
        <w:rStyle w:val="PageNumber"/>
      </w:rPr>
      <w:fldChar w:fldCharType="begin"/>
    </w:r>
    <w:r w:rsidRPr="00F453CA">
      <w:rPr>
        <w:rStyle w:val="PageNumber"/>
      </w:rPr>
      <w:instrText xml:space="preserve"> PAGE </w:instrText>
    </w:r>
    <w:r w:rsidRPr="00F453CA">
      <w:rPr>
        <w:rStyle w:val="PageNumber"/>
      </w:rPr>
      <w:fldChar w:fldCharType="separate"/>
    </w:r>
    <w:r w:rsidRPr="00F453CA">
      <w:rPr>
        <w:rStyle w:val="PageNumber"/>
      </w:rPr>
      <w:t>1</w:t>
    </w:r>
    <w:r w:rsidRPr="00F453CA">
      <w:rPr>
        <w:rStyle w:val="PageNumber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7035E"/>
    <w:multiLevelType w:val="hybridMultilevel"/>
    <w:tmpl w:val="C8BEADF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D03C2A"/>
    <w:multiLevelType w:val="hybridMultilevel"/>
    <w:tmpl w:val="A8A8C1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1637BB"/>
    <w:multiLevelType w:val="hybridMultilevel"/>
    <w:tmpl w:val="733E91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cumentProtection w:edit="trackedChanges" w:enforcement="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64CA7DE"/>
    <w:rsid w:val="00021E1F"/>
    <w:rsid w:val="000411DF"/>
    <w:rsid w:val="00043634"/>
    <w:rsid w:val="00051D96"/>
    <w:rsid w:val="000537F6"/>
    <w:rsid w:val="000731A5"/>
    <w:rsid w:val="0007561C"/>
    <w:rsid w:val="000804AD"/>
    <w:rsid w:val="000C189A"/>
    <w:rsid w:val="000C2E4A"/>
    <w:rsid w:val="000D3B19"/>
    <w:rsid w:val="000D52EA"/>
    <w:rsid w:val="000E0F34"/>
    <w:rsid w:val="000E4B77"/>
    <w:rsid w:val="000F3325"/>
    <w:rsid w:val="000F52F5"/>
    <w:rsid w:val="001133C3"/>
    <w:rsid w:val="001411A0"/>
    <w:rsid w:val="0014177E"/>
    <w:rsid w:val="00143664"/>
    <w:rsid w:val="00144A73"/>
    <w:rsid w:val="00155CCB"/>
    <w:rsid w:val="001724DF"/>
    <w:rsid w:val="00174687"/>
    <w:rsid w:val="001866CC"/>
    <w:rsid w:val="00187F20"/>
    <w:rsid w:val="001960FA"/>
    <w:rsid w:val="001B18E8"/>
    <w:rsid w:val="001B2479"/>
    <w:rsid w:val="001B3A6E"/>
    <w:rsid w:val="001C11EB"/>
    <w:rsid w:val="001F0E07"/>
    <w:rsid w:val="001F36BB"/>
    <w:rsid w:val="001F560A"/>
    <w:rsid w:val="00200ED0"/>
    <w:rsid w:val="00222B6A"/>
    <w:rsid w:val="002758BB"/>
    <w:rsid w:val="00280B5A"/>
    <w:rsid w:val="002A239E"/>
    <w:rsid w:val="002B61F0"/>
    <w:rsid w:val="002E2242"/>
    <w:rsid w:val="002E2E11"/>
    <w:rsid w:val="00300E38"/>
    <w:rsid w:val="00307EEB"/>
    <w:rsid w:val="00311D4B"/>
    <w:rsid w:val="00321508"/>
    <w:rsid w:val="00323B0B"/>
    <w:rsid w:val="003477E8"/>
    <w:rsid w:val="0035000E"/>
    <w:rsid w:val="003520FE"/>
    <w:rsid w:val="00355FB5"/>
    <w:rsid w:val="0037402E"/>
    <w:rsid w:val="00375F38"/>
    <w:rsid w:val="003860DB"/>
    <w:rsid w:val="00392A82"/>
    <w:rsid w:val="00395898"/>
    <w:rsid w:val="003B580D"/>
    <w:rsid w:val="003C1807"/>
    <w:rsid w:val="003C719A"/>
    <w:rsid w:val="003D371E"/>
    <w:rsid w:val="003D576D"/>
    <w:rsid w:val="003E3CD9"/>
    <w:rsid w:val="003F4A79"/>
    <w:rsid w:val="0041106C"/>
    <w:rsid w:val="004137A3"/>
    <w:rsid w:val="0041796E"/>
    <w:rsid w:val="00425163"/>
    <w:rsid w:val="00435605"/>
    <w:rsid w:val="00457756"/>
    <w:rsid w:val="00473517"/>
    <w:rsid w:val="00493FAB"/>
    <w:rsid w:val="00497303"/>
    <w:rsid w:val="004A08FB"/>
    <w:rsid w:val="004A25A7"/>
    <w:rsid w:val="004A3E3C"/>
    <w:rsid w:val="004B4B20"/>
    <w:rsid w:val="004C27CF"/>
    <w:rsid w:val="004E281A"/>
    <w:rsid w:val="004E689F"/>
    <w:rsid w:val="004E690E"/>
    <w:rsid w:val="00532C85"/>
    <w:rsid w:val="00543612"/>
    <w:rsid w:val="005671FB"/>
    <w:rsid w:val="005770B5"/>
    <w:rsid w:val="0058773C"/>
    <w:rsid w:val="0059165C"/>
    <w:rsid w:val="005A5326"/>
    <w:rsid w:val="005F79E4"/>
    <w:rsid w:val="00601FB7"/>
    <w:rsid w:val="00603AD8"/>
    <w:rsid w:val="00613277"/>
    <w:rsid w:val="00617E87"/>
    <w:rsid w:val="00620CE5"/>
    <w:rsid w:val="00644E3D"/>
    <w:rsid w:val="006626B6"/>
    <w:rsid w:val="006678C2"/>
    <w:rsid w:val="006A1264"/>
    <w:rsid w:val="006C2716"/>
    <w:rsid w:val="006D1B71"/>
    <w:rsid w:val="006F2DD2"/>
    <w:rsid w:val="00703B99"/>
    <w:rsid w:val="00705740"/>
    <w:rsid w:val="00730E68"/>
    <w:rsid w:val="0075363E"/>
    <w:rsid w:val="00754E73"/>
    <w:rsid w:val="00756D96"/>
    <w:rsid w:val="00764F5B"/>
    <w:rsid w:val="007857B5"/>
    <w:rsid w:val="00790DF5"/>
    <w:rsid w:val="007B3F8F"/>
    <w:rsid w:val="007C1D2C"/>
    <w:rsid w:val="007C585B"/>
    <w:rsid w:val="007D0A18"/>
    <w:rsid w:val="007D384A"/>
    <w:rsid w:val="007E7527"/>
    <w:rsid w:val="00807AB1"/>
    <w:rsid w:val="0081762A"/>
    <w:rsid w:val="00834814"/>
    <w:rsid w:val="0086285A"/>
    <w:rsid w:val="008708D9"/>
    <w:rsid w:val="00873FB8"/>
    <w:rsid w:val="00876265"/>
    <w:rsid w:val="00876573"/>
    <w:rsid w:val="008812EF"/>
    <w:rsid w:val="00892EC5"/>
    <w:rsid w:val="008B7A23"/>
    <w:rsid w:val="008C0E0C"/>
    <w:rsid w:val="008E5727"/>
    <w:rsid w:val="008F0BC9"/>
    <w:rsid w:val="008F17F4"/>
    <w:rsid w:val="00922161"/>
    <w:rsid w:val="00941218"/>
    <w:rsid w:val="00945736"/>
    <w:rsid w:val="00957877"/>
    <w:rsid w:val="00967E22"/>
    <w:rsid w:val="00993A98"/>
    <w:rsid w:val="00996218"/>
    <w:rsid w:val="009C79E6"/>
    <w:rsid w:val="009D4F31"/>
    <w:rsid w:val="009E3550"/>
    <w:rsid w:val="00A04855"/>
    <w:rsid w:val="00A1152E"/>
    <w:rsid w:val="00A170A3"/>
    <w:rsid w:val="00A22F70"/>
    <w:rsid w:val="00A45178"/>
    <w:rsid w:val="00A547F0"/>
    <w:rsid w:val="00A572A8"/>
    <w:rsid w:val="00A64DAB"/>
    <w:rsid w:val="00A74FF6"/>
    <w:rsid w:val="00A770D5"/>
    <w:rsid w:val="00A81CA2"/>
    <w:rsid w:val="00A86869"/>
    <w:rsid w:val="00AA1896"/>
    <w:rsid w:val="00AA29DF"/>
    <w:rsid w:val="00AA2C43"/>
    <w:rsid w:val="00AB3008"/>
    <w:rsid w:val="00AC5C9B"/>
    <w:rsid w:val="00AD0688"/>
    <w:rsid w:val="00AD07E2"/>
    <w:rsid w:val="00AE13B8"/>
    <w:rsid w:val="00AE23DA"/>
    <w:rsid w:val="00AE27D5"/>
    <w:rsid w:val="00AE496C"/>
    <w:rsid w:val="00AE6B2E"/>
    <w:rsid w:val="00B077AD"/>
    <w:rsid w:val="00B13677"/>
    <w:rsid w:val="00B24DEC"/>
    <w:rsid w:val="00B32E72"/>
    <w:rsid w:val="00B433F1"/>
    <w:rsid w:val="00B453D3"/>
    <w:rsid w:val="00B55CBF"/>
    <w:rsid w:val="00B652F2"/>
    <w:rsid w:val="00B87789"/>
    <w:rsid w:val="00BA5C0C"/>
    <w:rsid w:val="00BD198C"/>
    <w:rsid w:val="00BD5022"/>
    <w:rsid w:val="00BE712E"/>
    <w:rsid w:val="00BF0461"/>
    <w:rsid w:val="00BF6215"/>
    <w:rsid w:val="00C06310"/>
    <w:rsid w:val="00C109CD"/>
    <w:rsid w:val="00C162C9"/>
    <w:rsid w:val="00C20803"/>
    <w:rsid w:val="00C22ABD"/>
    <w:rsid w:val="00C457BF"/>
    <w:rsid w:val="00C84B03"/>
    <w:rsid w:val="00C917C0"/>
    <w:rsid w:val="00C923D4"/>
    <w:rsid w:val="00C940F1"/>
    <w:rsid w:val="00CA682E"/>
    <w:rsid w:val="00CD45A8"/>
    <w:rsid w:val="00CF4E16"/>
    <w:rsid w:val="00CF56F0"/>
    <w:rsid w:val="00D1171A"/>
    <w:rsid w:val="00D23709"/>
    <w:rsid w:val="00D26F98"/>
    <w:rsid w:val="00D61FCC"/>
    <w:rsid w:val="00D76F75"/>
    <w:rsid w:val="00D80000"/>
    <w:rsid w:val="00D85450"/>
    <w:rsid w:val="00D93F4E"/>
    <w:rsid w:val="00DA3355"/>
    <w:rsid w:val="00DC2581"/>
    <w:rsid w:val="00DC3EBB"/>
    <w:rsid w:val="00DD0B6B"/>
    <w:rsid w:val="00DD450C"/>
    <w:rsid w:val="00DE53B0"/>
    <w:rsid w:val="00DF034A"/>
    <w:rsid w:val="00E0746C"/>
    <w:rsid w:val="00E238D8"/>
    <w:rsid w:val="00E25927"/>
    <w:rsid w:val="00E377A8"/>
    <w:rsid w:val="00E413C5"/>
    <w:rsid w:val="00E47D36"/>
    <w:rsid w:val="00E55D15"/>
    <w:rsid w:val="00E61D75"/>
    <w:rsid w:val="00E6710B"/>
    <w:rsid w:val="00E70358"/>
    <w:rsid w:val="00E77C0E"/>
    <w:rsid w:val="00E94BDF"/>
    <w:rsid w:val="00E9647F"/>
    <w:rsid w:val="00EA2FB7"/>
    <w:rsid w:val="00EB7D0F"/>
    <w:rsid w:val="00EC4A63"/>
    <w:rsid w:val="00F04368"/>
    <w:rsid w:val="00F105E3"/>
    <w:rsid w:val="00F11DDF"/>
    <w:rsid w:val="00F37CAC"/>
    <w:rsid w:val="00F453CA"/>
    <w:rsid w:val="00F55497"/>
    <w:rsid w:val="00F57D38"/>
    <w:rsid w:val="00F80DDC"/>
    <w:rsid w:val="00F85075"/>
    <w:rsid w:val="00FB1D83"/>
    <w:rsid w:val="00FC6803"/>
    <w:rsid w:val="00FC684E"/>
    <w:rsid w:val="00FD406A"/>
    <w:rsid w:val="00FD61FF"/>
    <w:rsid w:val="0B0DF599"/>
    <w:rsid w:val="0EA72B51"/>
    <w:rsid w:val="141D3940"/>
    <w:rsid w:val="1AC0B829"/>
    <w:rsid w:val="2091A5AD"/>
    <w:rsid w:val="21F6888C"/>
    <w:rsid w:val="2808E44C"/>
    <w:rsid w:val="29716710"/>
    <w:rsid w:val="2A12882F"/>
    <w:rsid w:val="2C846973"/>
    <w:rsid w:val="32ADCB5A"/>
    <w:rsid w:val="33F88DDA"/>
    <w:rsid w:val="37639720"/>
    <w:rsid w:val="3873A228"/>
    <w:rsid w:val="3AF565B7"/>
    <w:rsid w:val="432EDCFE"/>
    <w:rsid w:val="4963AD65"/>
    <w:rsid w:val="531DAC95"/>
    <w:rsid w:val="5377470F"/>
    <w:rsid w:val="548CF629"/>
    <w:rsid w:val="55076A80"/>
    <w:rsid w:val="5ADDC42D"/>
    <w:rsid w:val="611C2AE1"/>
    <w:rsid w:val="62DFF761"/>
    <w:rsid w:val="658FF054"/>
    <w:rsid w:val="664CA7DE"/>
    <w:rsid w:val="667B5CE4"/>
    <w:rsid w:val="68537A13"/>
    <w:rsid w:val="696659B0"/>
    <w:rsid w:val="73B04A5F"/>
    <w:rsid w:val="7966380B"/>
    <w:rsid w:val="79A86495"/>
    <w:rsid w:val="79BBE209"/>
    <w:rsid w:val="7CE4F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9FA97"/>
  <w15:chartTrackingRefBased/>
  <w15:docId w15:val="{73F9C8A8-45E1-4C4C-B599-EBC3E030A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0000"/>
    <w:rPr>
      <w:lang w:val="es-EC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00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1D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58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77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7A8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4A3E3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A3E3C"/>
    <w:rPr>
      <w:rFonts w:eastAsiaTheme="minorEastAsia"/>
    </w:rPr>
  </w:style>
  <w:style w:type="paragraph" w:styleId="Header">
    <w:name w:val="header"/>
    <w:basedOn w:val="Normal"/>
    <w:link w:val="HeaderChar"/>
    <w:unhideWhenUsed/>
    <w:rsid w:val="006A12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6A1264"/>
  </w:style>
  <w:style w:type="paragraph" w:styleId="Footer">
    <w:name w:val="footer"/>
    <w:basedOn w:val="Normal"/>
    <w:link w:val="FooterChar"/>
    <w:uiPriority w:val="99"/>
    <w:unhideWhenUsed/>
    <w:rsid w:val="006A12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1264"/>
  </w:style>
  <w:style w:type="character" w:customStyle="1" w:styleId="Heading1Char">
    <w:name w:val="Heading 1 Char"/>
    <w:basedOn w:val="DefaultParagraphFont"/>
    <w:link w:val="Heading1"/>
    <w:uiPriority w:val="9"/>
    <w:rsid w:val="003500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5000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85075"/>
    <w:pPr>
      <w:spacing w:after="100"/>
    </w:pPr>
  </w:style>
  <w:style w:type="paragraph" w:styleId="Revision">
    <w:name w:val="Revision"/>
    <w:hidden/>
    <w:uiPriority w:val="99"/>
    <w:semiHidden/>
    <w:rsid w:val="00A04855"/>
    <w:pPr>
      <w:spacing w:after="0" w:line="240" w:lineRule="auto"/>
    </w:pPr>
  </w:style>
  <w:style w:type="character" w:styleId="PageNumber">
    <w:name w:val="page number"/>
    <w:basedOn w:val="DefaultParagraphFont"/>
    <w:semiHidden/>
    <w:unhideWhenUsed/>
    <w:rsid w:val="00B433F1"/>
  </w:style>
  <w:style w:type="character" w:styleId="Hyperlink">
    <w:name w:val="Hyperlink"/>
    <w:basedOn w:val="DefaultParagraphFont"/>
    <w:uiPriority w:val="99"/>
    <w:unhideWhenUsed/>
    <w:rsid w:val="007C1D2C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C1D2C"/>
    <w:pPr>
      <w:spacing w:after="100"/>
      <w:ind w:left="220"/>
    </w:pPr>
    <w:rPr>
      <w:rFonts w:eastAsiaTheme="minorEastAsia" w:cs="Times New Roman"/>
      <w:lang w:val="es-ES" w:eastAsia="es-ES"/>
    </w:rPr>
  </w:style>
  <w:style w:type="paragraph" w:styleId="TOC3">
    <w:name w:val="toc 3"/>
    <w:basedOn w:val="Normal"/>
    <w:next w:val="Normal"/>
    <w:autoRedefine/>
    <w:uiPriority w:val="39"/>
    <w:unhideWhenUsed/>
    <w:rsid w:val="007C1D2C"/>
    <w:pPr>
      <w:spacing w:after="100"/>
      <w:ind w:left="440"/>
    </w:pPr>
    <w:rPr>
      <w:rFonts w:eastAsiaTheme="minorEastAsia" w:cs="Times New Roman"/>
      <w:lang w:val="es-ES" w:eastAsia="es-ES"/>
    </w:rPr>
  </w:style>
  <w:style w:type="character" w:customStyle="1" w:styleId="Heading2Char">
    <w:name w:val="Heading 2 Char"/>
    <w:basedOn w:val="DefaultParagraphFont"/>
    <w:link w:val="Heading2"/>
    <w:uiPriority w:val="9"/>
    <w:rsid w:val="007C1D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758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9C79E6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BD198C"/>
  </w:style>
  <w:style w:type="table" w:styleId="TableGridLight">
    <w:name w:val="Grid Table Light"/>
    <w:basedOn w:val="TableNormal"/>
    <w:uiPriority w:val="40"/>
    <w:rsid w:val="00392A8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C585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5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4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4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5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7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4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The19</b:Tag>
    <b:SourceType>InternetSite</b:SourceType>
    <b:Guid>{086676B8-BAD3-42E4-A128-B690CB478CA9}</b:Guid>
    <b:Author>
      <b:Author>
        <b:Corporate>The CentOS Project</b:Corporate>
      </b:Author>
    </b:Author>
    <b:Title>The CentOS Project</b:Title>
    <b:InternetSiteTitle>CentOS</b:InternetSiteTitle>
    <b:URL>https://www.centos.org/</b:URL>
    <b:YearAccessed>2019</b:YearAccessed>
    <b:MonthAccessed>julio</b:MonthAccessed>
    <b:DayAccessed>18</b:DayAccessed>
    <b:RefOrder>1</b:RefOrder>
  </b:Source>
  <b:Source>
    <b:Tag>Pep19</b:Tag>
    <b:SourceType>InternetSite</b:SourceType>
    <b:Guid>{588E7C5B-6F0E-43EB-82CC-53DECA6C0A95}</b:Guid>
    <b:Title>PHP Server Monitor Home</b:Title>
    <b:Author>
      <b:Author>
        <b:Corporate>Pepijn</b:Corporate>
      </b:Author>
    </b:Author>
    <b:InternetSiteTitle>PHP Server Monitor</b:InternetSiteTitle>
    <b:URL>https://www.phpservermonitor.org/</b:URL>
    <b:YearAccessed>2019</b:YearAccessed>
    <b:MonthAccessed>julio</b:MonthAccessed>
    <b:DayAccessed>30</b:DayAccessed>
    <b:RefOrder>11</b:RefOrder>
  </b:Source>
  <b:Source>
    <b:Tag>Lin14</b:Tag>
    <b:SourceType>InternetSite</b:SourceType>
    <b:Guid>{DB85164D-6B12-4F92-A89D-DBE651974518}</b:Guid>
    <b:Author>
      <b:Author>
        <b:Corporate>LinTut</b:Corporate>
      </b:Author>
    </b:Author>
    <b:Title>Easy Samba installation on RHEL/CentOS 7</b:Title>
    <b:InternetSiteTitle>LinTut</b:InternetSiteTitle>
    <b:Year>2014</b:Year>
    <b:URL>https://lintut.com/easy-samba-installation-on-rhel-centos-7/</b:URL>
    <b:YearAccessed>2019</b:YearAccessed>
    <b:MonthAccessed>agosto</b:MonthAccessed>
    <b:DayAccessed>2</b:DayAccessed>
    <b:RefOrder>2</b:RefOrder>
  </b:Source>
  <b:Source>
    <b:Tag>SK14</b:Tag>
    <b:SourceType>InternetSite</b:SourceType>
    <b:Guid>{672F46E4-7A3A-46AE-A87D-01C93196A20F}</b:Guid>
    <b:Author>
      <b:Author>
        <b:NameList>
          <b:Person>
            <b:Last>SK</b:Last>
          </b:Person>
        </b:NameList>
      </b:Author>
    </b:Author>
    <b:Title>Setting Up DNS Server On CentOS 7</b:Title>
    <b:InternetSiteTitle>Unixmen</b:InternetSiteTitle>
    <b:Year>2014</b:Year>
    <b:Month>agosto</b:Month>
    <b:Day>20</b:Day>
    <b:URL>https://www.unixmen.com/setting-dns-server-centos-7/</b:URL>
    <b:YearAccessed>2019</b:YearAccessed>
    <b:MonthAccessed>agosto</b:MonthAccessed>
    <b:DayAccessed>2</b:DayAccessed>
    <b:RefOrder>5</b:RefOrder>
  </b:Source>
  <b:Source>
    <b:Tag>Bet17</b:Tag>
    <b:SourceType>InternetSite</b:SourceType>
    <b:Guid>{D3690AF7-102A-4263-A629-AE8D448E471B}</b:Guid>
    <b:Author>
      <b:Author>
        <b:NameList>
          <b:Person>
            <b:Last>Betancourt</b:Last>
            <b:First>Darwin</b:First>
          </b:Person>
        </b:NameList>
      </b:Author>
    </b:Author>
    <b:Title>VPN IPSEC con Linux usando OpenSwan</b:Title>
    <b:InternetSiteTitle>DRW SolucioneS</b:InternetSiteTitle>
    <b:Year>2017</b:Year>
    <b:Month>agosto</b:Month>
    <b:Day>8</b:Day>
    <b:URL>http://www.drwsoluciones.net/blogs/2017-08/vpn-ipsec-con-linux-usando-openswan</b:URL>
    <b:YearAccessed>2019</b:YearAccessed>
    <b:MonthAccessed>agosto</b:MonthAccessed>
    <b:DayAccessed>5</b:DayAccessed>
    <b:RefOrder>4</b:RefOrder>
  </b:Source>
  <b:Source>
    <b:Tag>Edw19</b:Tag>
    <b:SourceType>InternetSite</b:SourceType>
    <b:Guid>{00938879-501E-4944-88E5-E61A734AA8E7}</b:Guid>
    <b:Author>
      <b:Author>
        <b:NameList>
          <b:Person>
            <b:Last>Edward</b:Last>
            <b:First>S.</b:First>
          </b:Person>
        </b:NameList>
      </b:Author>
    </b:Author>
    <b:Title>How to Install phpMyAdmin on CentOS 7</b:Title>
    <b:InternetSiteTitle>Hostinger Tutorials</b:InternetSiteTitle>
    <b:Year>2019</b:Year>
    <b:Month>marzo</b:Month>
    <b:Day>25</b:Day>
    <b:URL>https://www.hostinger.com/tutorials/how-to-install-phpmyadmin-on-centos-7/</b:URL>
    <b:RefOrder>8</b:RefOrder>
  </b:Source>
  <b:Source>
    <b:Tag>lin19</b:Tag>
    <b:SourceType>InternetSite</b:SourceType>
    <b:Guid>{F34D951A-787B-4C6B-8926-EDE471BB2C33}</b:Guid>
    <b:Author>
      <b:Author>
        <b:Corporate>linuxbees</b:Corporate>
      </b:Author>
    </b:Author>
    <b:Title>How To Install phpMyAdmin on CentOS 7</b:Title>
    <b:InternetSiteTitle>linuxbees</b:InternetSiteTitle>
    <b:Year>2019</b:Year>
    <b:Month>marzo</b:Month>
    <b:Day>19</b:Day>
    <b:URL>https://linuxbees.com/post/how-to-install-phpmyadmin-on-centos-7/</b:URL>
    <b:YearAccessed>2019</b:YearAccessed>
    <b:MonthAccessed>julio</b:MonthAccessed>
    <b:DayAccessed>19</b:DayAccessed>
    <b:RefOrder>9</b:RefOrder>
  </b:Source>
  <b:Source>
    <b:Tag>Yat14</b:Tag>
    <b:SourceType>InternetSite</b:SourceType>
    <b:Guid>{35E2B293-0254-4AFD-96A3-962C92D11D3F}</b:Guid>
    <b:Author>
      <b:Author>
        <b:NameList>
          <b:Person>
            <b:Last>Yates</b:Last>
            <b:First>Tom</b:First>
          </b:Person>
        </b:NameList>
      </b:Author>
    </b:Author>
    <b:Title>How to: Allowing remote access to PHPMyAdmin</b:Title>
    <b:InternetSiteTitle>serverfault</b:InternetSiteTitle>
    <b:Year>2014</b:Year>
    <b:Month>noviembre</b:Month>
    <b:Day>23</b:Day>
    <b:URL>https://serverfault.com/questions/646432/iptables-allow-outgoing-mysql-connections-but-not-incoming-connections</b:URL>
    <b:RefOrder>7</b:RefOrder>
  </b:Source>
  <b:Source>
    <b:Tag>Chi14</b:Tag>
    <b:SourceType>InternetSite</b:SourceType>
    <b:Guid>{8CA4394D-CA1E-458F-ABF3-D04FC13A4A97}</b:Guid>
    <b:Author>
      <b:Author>
        <b:NameList>
          <b:Person>
            <b:Last>Chick</b:Last>
            <b:First>Matt</b:First>
          </b:Person>
        </b:NameList>
      </b:Author>
    </b:Author>
    <b:Title>How to: Allowing remote access to PHPMyAdmin</b:Title>
    <b:InternetSiteTitle>spiceworks</b:InternetSiteTitle>
    <b:Year>2014</b:Year>
    <b:Month>octubre</b:Month>
    <b:Day>5</b:Day>
    <b:URL>https://community.spiceworks.com/how_to/91893-allowing-remote-access-to-phpmyadmin</b:URL>
    <b:YearAccessed>2019</b:YearAccessed>
    <b:MonthAccessed>julio</b:MonthAccessed>
    <b:DayAccessed>20</b:DayAccessed>
    <b:RefOrder>10</b:RefOrder>
  </b:Source>
  <b:Source>
    <b:Tag>Kum19</b:Tag>
    <b:SourceType>InternetSite</b:SourceType>
    <b:Guid>{0E92C716-6309-4B9E-96C8-90DDB3F24931}</b:Guid>
    <b:Author>
      <b:Author>
        <b:NameList>
          <b:Person>
            <b:Last>Kumar</b:Last>
            <b:First>Rahul</b:First>
          </b:Person>
        </b:NameList>
      </b:Author>
    </b:Author>
    <b:Title>How to Install Apache, MySQL, PHP (LAMP) on CentOS/RHEL 7</b:Title>
    <b:InternetSiteTitle>TecAdmin</b:InternetSiteTitle>
    <b:Year>2019</b:Year>
    <b:Month>enero</b:Month>
    <b:Day>19</b:Day>
    <b:URL>https://tecadmin.net/install-lamp-apache-mysql-and-php-on-centos-rhel-7/</b:URL>
    <b:YearAccessed>2019</b:YearAccessed>
    <b:MonthAccessed>julio</b:MonthAccessed>
    <b:DayAccessed>19</b:DayAccessed>
    <b:RefOrder>6</b:RefOrder>
  </b:Source>
  <b:Source>
    <b:Tag>Lin18</b:Tag>
    <b:SourceType>InternetSite</b:SourceType>
    <b:Guid>{3D6C4E33-D038-47F1-A593-0ECDCE5FED62}</b:Guid>
    <b:Author>
      <b:Author>
        <b:Corporate>Linuxize</b:Corporate>
      </b:Author>
    </b:Author>
    <b:Title>How to Setup FTP Server with VSFTPD on CentOS 7</b:Title>
    <b:InternetSiteTitle>Linuxize</b:InternetSiteTitle>
    <b:Year>2018</b:Year>
    <b:Month>noviembre</b:Month>
    <b:Day>22</b:Day>
    <b:URL>https://linuxize.com/post/how-to-setup-ftp-server-with-vsftpd-on-centos-7/</b:URL>
    <b:YearAccessed>2019</b:YearAccessed>
    <b:MonthAccessed>agosto</b:MonthAccessed>
    <b:DayAccessed>5</b:DayAccessed>
    <b:RefOrder>3</b:RefOrder>
  </b:Source>
</b:Sourc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29ED481817A8B4FB8996A088D43A9F6" ma:contentTypeVersion="6" ma:contentTypeDescription="Crear nuevo documento." ma:contentTypeScope="" ma:versionID="fa810774e682c4fe24f7ff1ff4545dfa">
  <xsd:schema xmlns:xsd="http://www.w3.org/2001/XMLSchema" xmlns:xs="http://www.w3.org/2001/XMLSchema" xmlns:p="http://schemas.microsoft.com/office/2006/metadata/properties" xmlns:ns2="f54531d7-0ac2-4d68-9abc-e74aa0c37c0d" targetNamespace="http://schemas.microsoft.com/office/2006/metadata/properties" ma:root="true" ma:fieldsID="872dfb65208035ad626298a2d4766cee" ns2:_="">
    <xsd:import namespace="f54531d7-0ac2-4d68-9abc-e74aa0c37c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4531d7-0ac2-4d68-9abc-e74aa0c37c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400D73A-FCBD-46D6-8853-5449F7C8223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1B35CC2-B412-4FBD-BA55-7BF0F0B5D53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E1D09DE-A61B-4B9B-8604-C451F8F141E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FAD82F0-4C2E-43F3-BC22-0D4234B407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4531d7-0ac2-4d68-9abc-e74aa0c37c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</Pages>
  <Words>1351</Words>
  <Characters>7704</Characters>
  <Application>Microsoft Office Word</Application>
  <DocSecurity>4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Conectividad en la red interna usando servicios en Linux</vt:lpstr>
    </vt:vector>
  </TitlesOfParts>
  <Manager>Gabriel Roque Carriel</Manager>
  <Company>Facultad de Ingeniería en Electricidad y Computación</Company>
  <LinksUpToDate>false</LinksUpToDate>
  <CharactersWithSpaces>9037</CharactersWithSpaces>
  <SharedDoc>false</SharedDoc>
  <HLinks>
    <vt:vector size="114" baseType="variant">
      <vt:variant>
        <vt:i4>1179699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_Toc16020928</vt:lpwstr>
      </vt:variant>
      <vt:variant>
        <vt:i4>1900595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_Toc16020927</vt:lpwstr>
      </vt:variant>
      <vt:variant>
        <vt:i4>1835059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_Toc16020926</vt:lpwstr>
      </vt:variant>
      <vt:variant>
        <vt:i4>2031667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_Toc16020925</vt:lpwstr>
      </vt:variant>
      <vt:variant>
        <vt:i4>1966131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_Toc16020924</vt:lpwstr>
      </vt:variant>
      <vt:variant>
        <vt:i4>1638451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_Toc16020923</vt:lpwstr>
      </vt:variant>
      <vt:variant>
        <vt:i4>1572915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_Toc16020922</vt:lpwstr>
      </vt:variant>
      <vt:variant>
        <vt:i4>1769523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_Toc16020921</vt:lpwstr>
      </vt:variant>
      <vt:variant>
        <vt:i4>1703987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_Toc16020920</vt:lpwstr>
      </vt:variant>
      <vt:variant>
        <vt:i4>1245232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_Toc16020919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_Toc16020918</vt:lpwstr>
      </vt:variant>
      <vt:variant>
        <vt:i4>1900592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_Toc16020917</vt:lpwstr>
      </vt:variant>
      <vt:variant>
        <vt:i4>1835056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_Toc16020916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_Toc16020915</vt:lpwstr>
      </vt:variant>
      <vt:variant>
        <vt:i4>1966128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_Toc16020914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_Toc16020913</vt:lpwstr>
      </vt:variant>
      <vt:variant>
        <vt:i4>1572912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_Toc16020912</vt:lpwstr>
      </vt:variant>
      <vt:variant>
        <vt:i4>1769520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_Toc16020911</vt:lpwstr>
      </vt:variant>
      <vt:variant>
        <vt:i4>1703984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_Toc16020910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Conectividad en la red interna usando servicios en Linux</dc:title>
  <dc:subject>Administración de Servicios de Red Bajo Linux</dc:subject>
  <dc:creator>groque@espol.edu.ec;anivmart@espol.edu.ec;cesanava@espol.edu.ec;msegarra@espol.edu.ec;sdpachec@espol.edu.ec</dc:creator>
  <cp:keywords/>
  <dc:description/>
  <cp:lastModifiedBy>Marlon Segarra</cp:lastModifiedBy>
  <cp:revision>190</cp:revision>
  <dcterms:created xsi:type="dcterms:W3CDTF">2019-07-18T16:15:00Z</dcterms:created>
  <dcterms:modified xsi:type="dcterms:W3CDTF">2019-08-07T05:04:00Z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0x010100A29ED481817A8B4FB8996A088D43A9F6</vt:lpwstr>
  </property>
</Properties>
</file>